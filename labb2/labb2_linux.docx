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SE"/>
        </w:rPr>
        <w:id w:val="-1825116989"/>
        <w:docPartObj>
          <w:docPartGallery w:val="Table of Contents"/>
          <w:docPartUnique/>
        </w:docPartObj>
      </w:sdtPr>
      <w:sdtEndPr>
        <w:rPr>
          <w:b/>
          <w:bCs/>
          <w:noProof/>
        </w:rPr>
      </w:sdtEndPr>
      <w:sdtContent>
        <w:p w14:paraId="17C33983" w14:textId="51872B7A" w:rsidR="007E476E" w:rsidRDefault="007E476E">
          <w:pPr>
            <w:pStyle w:val="TOCHeading"/>
          </w:pPr>
          <w:r>
            <w:t>Contents</w:t>
          </w:r>
        </w:p>
        <w:p w14:paraId="73D45721" w14:textId="35AA7BF8" w:rsidR="007E476E" w:rsidRDefault="007E476E">
          <w:pPr>
            <w:pStyle w:val="TOC1"/>
            <w:tabs>
              <w:tab w:val="right" w:leader="dot" w:pos="9016"/>
            </w:tabs>
            <w:rPr>
              <w:rFonts w:eastAsiaTheme="minorEastAsia"/>
              <w:noProof/>
              <w:kern w:val="2"/>
              <w:lang w:eastAsia="en-SE"/>
              <w14:ligatures w14:val="standardContextual"/>
            </w:rPr>
          </w:pPr>
          <w:r>
            <w:fldChar w:fldCharType="begin"/>
          </w:r>
          <w:r>
            <w:instrText xml:space="preserve"> TOC \o "1-3" \h \z \u </w:instrText>
          </w:r>
          <w:r>
            <w:fldChar w:fldCharType="separate"/>
          </w:r>
          <w:hyperlink w:anchor="_Toc158282029" w:history="1">
            <w:r w:rsidRPr="003C3085">
              <w:rPr>
                <w:rStyle w:val="Hyperlink"/>
                <w:noProof/>
                <w:lang w:val="en-GB"/>
              </w:rPr>
              <w:t>Introduction</w:t>
            </w:r>
            <w:r>
              <w:rPr>
                <w:noProof/>
                <w:webHidden/>
              </w:rPr>
              <w:tab/>
            </w:r>
            <w:r>
              <w:rPr>
                <w:noProof/>
                <w:webHidden/>
              </w:rPr>
              <w:fldChar w:fldCharType="begin"/>
            </w:r>
            <w:r>
              <w:rPr>
                <w:noProof/>
                <w:webHidden/>
              </w:rPr>
              <w:instrText xml:space="preserve"> PAGEREF _Toc158282029 \h </w:instrText>
            </w:r>
            <w:r>
              <w:rPr>
                <w:noProof/>
                <w:webHidden/>
              </w:rPr>
            </w:r>
            <w:r>
              <w:rPr>
                <w:noProof/>
                <w:webHidden/>
              </w:rPr>
              <w:fldChar w:fldCharType="separate"/>
            </w:r>
            <w:r w:rsidR="00BE4405">
              <w:rPr>
                <w:noProof/>
                <w:webHidden/>
              </w:rPr>
              <w:t>2</w:t>
            </w:r>
            <w:r>
              <w:rPr>
                <w:noProof/>
                <w:webHidden/>
              </w:rPr>
              <w:fldChar w:fldCharType="end"/>
            </w:r>
          </w:hyperlink>
        </w:p>
        <w:p w14:paraId="341F7DFB" w14:textId="3070CD24" w:rsidR="007E476E" w:rsidRDefault="00000000">
          <w:pPr>
            <w:pStyle w:val="TOC1"/>
            <w:tabs>
              <w:tab w:val="left" w:pos="1760"/>
              <w:tab w:val="right" w:leader="dot" w:pos="9016"/>
            </w:tabs>
            <w:rPr>
              <w:rFonts w:eastAsiaTheme="minorEastAsia"/>
              <w:noProof/>
              <w:kern w:val="2"/>
              <w:lang w:eastAsia="en-SE"/>
              <w14:ligatures w14:val="standardContextual"/>
            </w:rPr>
          </w:pPr>
          <w:hyperlink w:anchor="_Toc158282030" w:history="1">
            <w:r w:rsidR="007E476E" w:rsidRPr="003C3085">
              <w:rPr>
                <w:rStyle w:val="Hyperlink"/>
                <w:noProof/>
                <w:lang w:val="en-GB"/>
              </w:rPr>
              <w:t xml:space="preserve">In this project, </w:t>
            </w:r>
            <w:r w:rsidR="007E476E">
              <w:rPr>
                <w:rFonts w:eastAsiaTheme="minorEastAsia"/>
                <w:noProof/>
                <w:kern w:val="2"/>
                <w:lang w:eastAsia="en-SE"/>
                <w14:ligatures w14:val="standardContextual"/>
              </w:rPr>
              <w:tab/>
            </w:r>
            <w:r w:rsidR="007E476E" w:rsidRPr="003C3085">
              <w:rPr>
                <w:rStyle w:val="Hyperlink"/>
                <w:noProof/>
                <w:lang w:val="en-GB"/>
              </w:rPr>
              <w:t>I will explore Linux, primarily focusing on Ubuntu but also exploring other distributions. I'll be cautious about potential challenges with virtualization, documenting the results. Using practical examples and visuals, I will cover fundamental Linux commands and concepts, culminating in some hands-on shell scripting.</w:t>
            </w:r>
            <w:r w:rsidR="007E476E">
              <w:rPr>
                <w:noProof/>
                <w:webHidden/>
              </w:rPr>
              <w:tab/>
            </w:r>
            <w:r w:rsidR="007E476E">
              <w:rPr>
                <w:noProof/>
                <w:webHidden/>
              </w:rPr>
              <w:fldChar w:fldCharType="begin"/>
            </w:r>
            <w:r w:rsidR="007E476E">
              <w:rPr>
                <w:noProof/>
                <w:webHidden/>
              </w:rPr>
              <w:instrText xml:space="preserve"> PAGEREF _Toc158282030 \h </w:instrText>
            </w:r>
            <w:r w:rsidR="007E476E">
              <w:rPr>
                <w:noProof/>
                <w:webHidden/>
              </w:rPr>
            </w:r>
            <w:r w:rsidR="007E476E">
              <w:rPr>
                <w:noProof/>
                <w:webHidden/>
              </w:rPr>
              <w:fldChar w:fldCharType="separate"/>
            </w:r>
            <w:r w:rsidR="00BE4405">
              <w:rPr>
                <w:noProof/>
                <w:webHidden/>
              </w:rPr>
              <w:t>2</w:t>
            </w:r>
            <w:r w:rsidR="007E476E">
              <w:rPr>
                <w:noProof/>
                <w:webHidden/>
              </w:rPr>
              <w:fldChar w:fldCharType="end"/>
            </w:r>
          </w:hyperlink>
        </w:p>
        <w:p w14:paraId="3730DCBA" w14:textId="64961617" w:rsidR="007E476E" w:rsidRDefault="00000000">
          <w:pPr>
            <w:pStyle w:val="TOC1"/>
            <w:tabs>
              <w:tab w:val="right" w:leader="dot" w:pos="9016"/>
            </w:tabs>
            <w:rPr>
              <w:rFonts w:eastAsiaTheme="minorEastAsia"/>
              <w:noProof/>
              <w:kern w:val="2"/>
              <w:lang w:eastAsia="en-SE"/>
              <w14:ligatures w14:val="standardContextual"/>
            </w:rPr>
          </w:pPr>
          <w:hyperlink w:anchor="_Toc158282031" w:history="1">
            <w:r w:rsidR="007E476E" w:rsidRPr="003C3085">
              <w:rPr>
                <w:rStyle w:val="Hyperlink"/>
                <w:noProof/>
                <w:lang w:val="en-GB"/>
              </w:rPr>
              <w:t>Theory</w:t>
            </w:r>
            <w:r w:rsidR="007E476E">
              <w:rPr>
                <w:noProof/>
                <w:webHidden/>
              </w:rPr>
              <w:tab/>
            </w:r>
            <w:r w:rsidR="007E476E">
              <w:rPr>
                <w:noProof/>
                <w:webHidden/>
              </w:rPr>
              <w:fldChar w:fldCharType="begin"/>
            </w:r>
            <w:r w:rsidR="007E476E">
              <w:rPr>
                <w:noProof/>
                <w:webHidden/>
              </w:rPr>
              <w:instrText xml:space="preserve"> PAGEREF _Toc158282031 \h </w:instrText>
            </w:r>
            <w:r w:rsidR="007E476E">
              <w:rPr>
                <w:noProof/>
                <w:webHidden/>
              </w:rPr>
            </w:r>
            <w:r w:rsidR="007E476E">
              <w:rPr>
                <w:noProof/>
                <w:webHidden/>
              </w:rPr>
              <w:fldChar w:fldCharType="separate"/>
            </w:r>
            <w:r w:rsidR="00BE4405">
              <w:rPr>
                <w:noProof/>
                <w:webHidden/>
              </w:rPr>
              <w:t>2</w:t>
            </w:r>
            <w:r w:rsidR="007E476E">
              <w:rPr>
                <w:noProof/>
                <w:webHidden/>
              </w:rPr>
              <w:fldChar w:fldCharType="end"/>
            </w:r>
          </w:hyperlink>
        </w:p>
        <w:p w14:paraId="68909D8A" w14:textId="10990C98" w:rsidR="007E476E" w:rsidRDefault="00000000">
          <w:pPr>
            <w:pStyle w:val="TOC2"/>
            <w:tabs>
              <w:tab w:val="right" w:leader="dot" w:pos="9016"/>
            </w:tabs>
            <w:rPr>
              <w:rFonts w:eastAsiaTheme="minorEastAsia"/>
              <w:noProof/>
              <w:kern w:val="2"/>
              <w:lang w:eastAsia="en-SE"/>
              <w14:ligatures w14:val="standardContextual"/>
            </w:rPr>
          </w:pPr>
          <w:hyperlink w:anchor="_Toc158282032" w:history="1">
            <w:r w:rsidR="007E476E" w:rsidRPr="003C3085">
              <w:rPr>
                <w:rStyle w:val="Hyperlink"/>
                <w:noProof/>
              </w:rPr>
              <w:t>Kommandon och symboler</w:t>
            </w:r>
            <w:r w:rsidR="007E476E">
              <w:rPr>
                <w:noProof/>
                <w:webHidden/>
              </w:rPr>
              <w:tab/>
            </w:r>
            <w:r w:rsidR="007E476E">
              <w:rPr>
                <w:noProof/>
                <w:webHidden/>
              </w:rPr>
              <w:fldChar w:fldCharType="begin"/>
            </w:r>
            <w:r w:rsidR="007E476E">
              <w:rPr>
                <w:noProof/>
                <w:webHidden/>
              </w:rPr>
              <w:instrText xml:space="preserve"> PAGEREF _Toc158282032 \h </w:instrText>
            </w:r>
            <w:r w:rsidR="007E476E">
              <w:rPr>
                <w:noProof/>
                <w:webHidden/>
              </w:rPr>
            </w:r>
            <w:r w:rsidR="007E476E">
              <w:rPr>
                <w:noProof/>
                <w:webHidden/>
              </w:rPr>
              <w:fldChar w:fldCharType="separate"/>
            </w:r>
            <w:r w:rsidR="00BE4405">
              <w:rPr>
                <w:noProof/>
                <w:webHidden/>
              </w:rPr>
              <w:t>2</w:t>
            </w:r>
            <w:r w:rsidR="007E476E">
              <w:rPr>
                <w:noProof/>
                <w:webHidden/>
              </w:rPr>
              <w:fldChar w:fldCharType="end"/>
            </w:r>
          </w:hyperlink>
        </w:p>
        <w:p w14:paraId="0EF8AC66" w14:textId="357DB8B7" w:rsidR="007E476E" w:rsidRDefault="00000000">
          <w:pPr>
            <w:pStyle w:val="TOC2"/>
            <w:tabs>
              <w:tab w:val="right" w:leader="dot" w:pos="9016"/>
            </w:tabs>
            <w:rPr>
              <w:rFonts w:eastAsiaTheme="minorEastAsia"/>
              <w:noProof/>
              <w:kern w:val="2"/>
              <w:lang w:eastAsia="en-SE"/>
              <w14:ligatures w14:val="standardContextual"/>
            </w:rPr>
          </w:pPr>
          <w:hyperlink w:anchor="_Toc158282033" w:history="1">
            <w:r w:rsidR="007E476E" w:rsidRPr="003C3085">
              <w:rPr>
                <w:rStyle w:val="Hyperlink"/>
                <w:noProof/>
              </w:rPr>
              <w:t>Grundl</w:t>
            </w:r>
            <w:r w:rsidR="007E476E" w:rsidRPr="003C3085">
              <w:rPr>
                <w:rStyle w:val="Hyperlink"/>
                <w:noProof/>
                <w:lang w:val="en-GB"/>
              </w:rPr>
              <w:t>ä</w:t>
            </w:r>
            <w:r w:rsidR="007E476E" w:rsidRPr="003C3085">
              <w:rPr>
                <w:rStyle w:val="Hyperlink"/>
                <w:noProof/>
              </w:rPr>
              <w:t>ggande systemdata</w:t>
            </w:r>
            <w:r w:rsidR="007E476E">
              <w:rPr>
                <w:noProof/>
                <w:webHidden/>
              </w:rPr>
              <w:tab/>
            </w:r>
            <w:r w:rsidR="007E476E">
              <w:rPr>
                <w:noProof/>
                <w:webHidden/>
              </w:rPr>
              <w:fldChar w:fldCharType="begin"/>
            </w:r>
            <w:r w:rsidR="007E476E">
              <w:rPr>
                <w:noProof/>
                <w:webHidden/>
              </w:rPr>
              <w:instrText xml:space="preserve"> PAGEREF _Toc158282033 \h </w:instrText>
            </w:r>
            <w:r w:rsidR="007E476E">
              <w:rPr>
                <w:noProof/>
                <w:webHidden/>
              </w:rPr>
            </w:r>
            <w:r w:rsidR="007E476E">
              <w:rPr>
                <w:noProof/>
                <w:webHidden/>
              </w:rPr>
              <w:fldChar w:fldCharType="separate"/>
            </w:r>
            <w:r w:rsidR="00BE4405">
              <w:rPr>
                <w:noProof/>
                <w:webHidden/>
              </w:rPr>
              <w:t>2</w:t>
            </w:r>
            <w:r w:rsidR="007E476E">
              <w:rPr>
                <w:noProof/>
                <w:webHidden/>
              </w:rPr>
              <w:fldChar w:fldCharType="end"/>
            </w:r>
          </w:hyperlink>
        </w:p>
        <w:p w14:paraId="74FA82CB" w14:textId="0B8F42C2" w:rsidR="007E476E" w:rsidRDefault="00000000">
          <w:pPr>
            <w:pStyle w:val="TOC2"/>
            <w:tabs>
              <w:tab w:val="right" w:leader="dot" w:pos="9016"/>
            </w:tabs>
            <w:rPr>
              <w:rFonts w:eastAsiaTheme="minorEastAsia"/>
              <w:noProof/>
              <w:kern w:val="2"/>
              <w:lang w:eastAsia="en-SE"/>
              <w14:ligatures w14:val="standardContextual"/>
            </w:rPr>
          </w:pPr>
          <w:hyperlink w:anchor="_Toc158282034" w:history="1">
            <w:r w:rsidR="007E476E" w:rsidRPr="003C3085">
              <w:rPr>
                <w:rStyle w:val="Hyperlink"/>
                <w:noProof/>
              </w:rPr>
              <w:t>Prestanda och processer</w:t>
            </w:r>
            <w:r w:rsidR="007E476E">
              <w:rPr>
                <w:noProof/>
                <w:webHidden/>
              </w:rPr>
              <w:tab/>
            </w:r>
            <w:r w:rsidR="007E476E">
              <w:rPr>
                <w:noProof/>
                <w:webHidden/>
              </w:rPr>
              <w:fldChar w:fldCharType="begin"/>
            </w:r>
            <w:r w:rsidR="007E476E">
              <w:rPr>
                <w:noProof/>
                <w:webHidden/>
              </w:rPr>
              <w:instrText xml:space="preserve"> PAGEREF _Toc158282034 \h </w:instrText>
            </w:r>
            <w:r w:rsidR="007E476E">
              <w:rPr>
                <w:noProof/>
                <w:webHidden/>
              </w:rPr>
            </w:r>
            <w:r w:rsidR="007E476E">
              <w:rPr>
                <w:noProof/>
                <w:webHidden/>
              </w:rPr>
              <w:fldChar w:fldCharType="separate"/>
            </w:r>
            <w:r w:rsidR="00BE4405">
              <w:rPr>
                <w:noProof/>
                <w:webHidden/>
              </w:rPr>
              <w:t>3</w:t>
            </w:r>
            <w:r w:rsidR="007E476E">
              <w:rPr>
                <w:noProof/>
                <w:webHidden/>
              </w:rPr>
              <w:fldChar w:fldCharType="end"/>
            </w:r>
          </w:hyperlink>
        </w:p>
        <w:p w14:paraId="4978995C" w14:textId="422CC12D" w:rsidR="007E476E" w:rsidRDefault="00000000">
          <w:pPr>
            <w:pStyle w:val="TOC1"/>
            <w:tabs>
              <w:tab w:val="right" w:leader="dot" w:pos="9016"/>
            </w:tabs>
            <w:rPr>
              <w:rFonts w:eastAsiaTheme="minorEastAsia"/>
              <w:noProof/>
              <w:kern w:val="2"/>
              <w:lang w:eastAsia="en-SE"/>
              <w14:ligatures w14:val="standardContextual"/>
            </w:rPr>
          </w:pPr>
          <w:hyperlink w:anchor="_Toc158282035" w:history="1">
            <w:r w:rsidR="007E476E" w:rsidRPr="003C3085">
              <w:rPr>
                <w:rStyle w:val="Hyperlink"/>
                <w:noProof/>
                <w:lang w:val="en-GB"/>
              </w:rPr>
              <w:t>Results</w:t>
            </w:r>
            <w:r w:rsidR="007E476E">
              <w:rPr>
                <w:noProof/>
                <w:webHidden/>
              </w:rPr>
              <w:tab/>
            </w:r>
            <w:r w:rsidR="007E476E">
              <w:rPr>
                <w:noProof/>
                <w:webHidden/>
              </w:rPr>
              <w:fldChar w:fldCharType="begin"/>
            </w:r>
            <w:r w:rsidR="007E476E">
              <w:rPr>
                <w:noProof/>
                <w:webHidden/>
              </w:rPr>
              <w:instrText xml:space="preserve"> PAGEREF _Toc158282035 \h </w:instrText>
            </w:r>
            <w:r w:rsidR="007E476E">
              <w:rPr>
                <w:noProof/>
                <w:webHidden/>
              </w:rPr>
            </w:r>
            <w:r w:rsidR="007E476E">
              <w:rPr>
                <w:noProof/>
                <w:webHidden/>
              </w:rPr>
              <w:fldChar w:fldCharType="separate"/>
            </w:r>
            <w:r w:rsidR="00BE4405">
              <w:rPr>
                <w:noProof/>
                <w:webHidden/>
              </w:rPr>
              <w:t>4</w:t>
            </w:r>
            <w:r w:rsidR="007E476E">
              <w:rPr>
                <w:noProof/>
                <w:webHidden/>
              </w:rPr>
              <w:fldChar w:fldCharType="end"/>
            </w:r>
          </w:hyperlink>
        </w:p>
        <w:p w14:paraId="32A042C1" w14:textId="55CDA1DA" w:rsidR="007E476E" w:rsidRDefault="00000000">
          <w:pPr>
            <w:pStyle w:val="TOC2"/>
            <w:tabs>
              <w:tab w:val="right" w:leader="dot" w:pos="9016"/>
            </w:tabs>
            <w:rPr>
              <w:rFonts w:eastAsiaTheme="minorEastAsia"/>
              <w:noProof/>
              <w:kern w:val="2"/>
              <w:lang w:eastAsia="en-SE"/>
              <w14:ligatures w14:val="standardContextual"/>
            </w:rPr>
          </w:pPr>
          <w:hyperlink w:anchor="_Toc158282036" w:history="1">
            <w:r w:rsidR="007E476E" w:rsidRPr="003C3085">
              <w:rPr>
                <w:rStyle w:val="Hyperlink"/>
                <w:noProof/>
              </w:rPr>
              <w:t>Kommandon och symboler</w:t>
            </w:r>
            <w:r w:rsidR="007E476E">
              <w:rPr>
                <w:noProof/>
                <w:webHidden/>
              </w:rPr>
              <w:tab/>
            </w:r>
            <w:r w:rsidR="007E476E">
              <w:rPr>
                <w:noProof/>
                <w:webHidden/>
              </w:rPr>
              <w:fldChar w:fldCharType="begin"/>
            </w:r>
            <w:r w:rsidR="007E476E">
              <w:rPr>
                <w:noProof/>
                <w:webHidden/>
              </w:rPr>
              <w:instrText xml:space="preserve"> PAGEREF _Toc158282036 \h </w:instrText>
            </w:r>
            <w:r w:rsidR="007E476E">
              <w:rPr>
                <w:noProof/>
                <w:webHidden/>
              </w:rPr>
            </w:r>
            <w:r w:rsidR="007E476E">
              <w:rPr>
                <w:noProof/>
                <w:webHidden/>
              </w:rPr>
              <w:fldChar w:fldCharType="separate"/>
            </w:r>
            <w:r w:rsidR="00BE4405">
              <w:rPr>
                <w:noProof/>
                <w:webHidden/>
              </w:rPr>
              <w:t>4</w:t>
            </w:r>
            <w:r w:rsidR="007E476E">
              <w:rPr>
                <w:noProof/>
                <w:webHidden/>
              </w:rPr>
              <w:fldChar w:fldCharType="end"/>
            </w:r>
          </w:hyperlink>
        </w:p>
        <w:p w14:paraId="492DA1E8" w14:textId="0DA536E8" w:rsidR="007E476E" w:rsidRDefault="00000000">
          <w:pPr>
            <w:pStyle w:val="TOC2"/>
            <w:tabs>
              <w:tab w:val="right" w:leader="dot" w:pos="9016"/>
            </w:tabs>
            <w:rPr>
              <w:rFonts w:eastAsiaTheme="minorEastAsia"/>
              <w:noProof/>
              <w:kern w:val="2"/>
              <w:lang w:eastAsia="en-SE"/>
              <w14:ligatures w14:val="standardContextual"/>
            </w:rPr>
          </w:pPr>
          <w:hyperlink w:anchor="_Toc158282037" w:history="1">
            <w:r w:rsidR="007E476E" w:rsidRPr="003C3085">
              <w:rPr>
                <w:rStyle w:val="Hyperlink"/>
                <w:noProof/>
              </w:rPr>
              <w:t>Grundl</w:t>
            </w:r>
            <w:r w:rsidR="007E476E" w:rsidRPr="003C3085">
              <w:rPr>
                <w:rStyle w:val="Hyperlink"/>
                <w:noProof/>
                <w:lang w:val="en-GB"/>
              </w:rPr>
              <w:t>ä</w:t>
            </w:r>
            <w:r w:rsidR="007E476E" w:rsidRPr="003C3085">
              <w:rPr>
                <w:rStyle w:val="Hyperlink"/>
                <w:noProof/>
              </w:rPr>
              <w:t>ggande systemdata</w:t>
            </w:r>
            <w:r w:rsidR="007E476E">
              <w:rPr>
                <w:noProof/>
                <w:webHidden/>
              </w:rPr>
              <w:tab/>
            </w:r>
            <w:r w:rsidR="007E476E">
              <w:rPr>
                <w:noProof/>
                <w:webHidden/>
              </w:rPr>
              <w:fldChar w:fldCharType="begin"/>
            </w:r>
            <w:r w:rsidR="007E476E">
              <w:rPr>
                <w:noProof/>
                <w:webHidden/>
              </w:rPr>
              <w:instrText xml:space="preserve"> PAGEREF _Toc158282037 \h </w:instrText>
            </w:r>
            <w:r w:rsidR="007E476E">
              <w:rPr>
                <w:noProof/>
                <w:webHidden/>
              </w:rPr>
            </w:r>
            <w:r w:rsidR="007E476E">
              <w:rPr>
                <w:noProof/>
                <w:webHidden/>
              </w:rPr>
              <w:fldChar w:fldCharType="separate"/>
            </w:r>
            <w:r w:rsidR="00BE4405">
              <w:rPr>
                <w:noProof/>
                <w:webHidden/>
              </w:rPr>
              <w:t>11</w:t>
            </w:r>
            <w:r w:rsidR="007E476E">
              <w:rPr>
                <w:noProof/>
                <w:webHidden/>
              </w:rPr>
              <w:fldChar w:fldCharType="end"/>
            </w:r>
          </w:hyperlink>
        </w:p>
        <w:p w14:paraId="76A9192B" w14:textId="7F31D5F5" w:rsidR="007E476E" w:rsidRDefault="00000000">
          <w:pPr>
            <w:pStyle w:val="TOC2"/>
            <w:tabs>
              <w:tab w:val="right" w:leader="dot" w:pos="9016"/>
            </w:tabs>
            <w:rPr>
              <w:rFonts w:eastAsiaTheme="minorEastAsia"/>
              <w:noProof/>
              <w:kern w:val="2"/>
              <w:lang w:eastAsia="en-SE"/>
              <w14:ligatures w14:val="standardContextual"/>
            </w:rPr>
          </w:pPr>
          <w:hyperlink w:anchor="_Toc158282038" w:history="1">
            <w:r w:rsidR="007E476E" w:rsidRPr="003C3085">
              <w:rPr>
                <w:rStyle w:val="Hyperlink"/>
                <w:noProof/>
              </w:rPr>
              <w:t>Prestanda och processer</w:t>
            </w:r>
            <w:r w:rsidR="007E476E">
              <w:rPr>
                <w:noProof/>
                <w:webHidden/>
              </w:rPr>
              <w:tab/>
            </w:r>
            <w:r w:rsidR="007E476E">
              <w:rPr>
                <w:noProof/>
                <w:webHidden/>
              </w:rPr>
              <w:fldChar w:fldCharType="begin"/>
            </w:r>
            <w:r w:rsidR="007E476E">
              <w:rPr>
                <w:noProof/>
                <w:webHidden/>
              </w:rPr>
              <w:instrText xml:space="preserve"> PAGEREF _Toc158282038 \h </w:instrText>
            </w:r>
            <w:r w:rsidR="007E476E">
              <w:rPr>
                <w:noProof/>
                <w:webHidden/>
              </w:rPr>
            </w:r>
            <w:r w:rsidR="007E476E">
              <w:rPr>
                <w:noProof/>
                <w:webHidden/>
              </w:rPr>
              <w:fldChar w:fldCharType="separate"/>
            </w:r>
            <w:r w:rsidR="00BE4405">
              <w:rPr>
                <w:noProof/>
                <w:webHidden/>
              </w:rPr>
              <w:t>16</w:t>
            </w:r>
            <w:r w:rsidR="007E476E">
              <w:rPr>
                <w:noProof/>
                <w:webHidden/>
              </w:rPr>
              <w:fldChar w:fldCharType="end"/>
            </w:r>
          </w:hyperlink>
        </w:p>
        <w:p w14:paraId="5037894C" w14:textId="706A7E1A" w:rsidR="007E476E" w:rsidRDefault="00000000">
          <w:pPr>
            <w:pStyle w:val="TOC1"/>
            <w:tabs>
              <w:tab w:val="right" w:leader="dot" w:pos="9016"/>
            </w:tabs>
            <w:rPr>
              <w:rFonts w:eastAsiaTheme="minorEastAsia"/>
              <w:noProof/>
              <w:kern w:val="2"/>
              <w:lang w:eastAsia="en-SE"/>
              <w14:ligatures w14:val="standardContextual"/>
            </w:rPr>
          </w:pPr>
          <w:hyperlink w:anchor="_Toc158282039" w:history="1">
            <w:r w:rsidR="007E476E" w:rsidRPr="003C3085">
              <w:rPr>
                <w:rStyle w:val="Hyperlink"/>
                <w:noProof/>
                <w:lang w:val="en-GB"/>
              </w:rPr>
              <w:t>References</w:t>
            </w:r>
            <w:r w:rsidR="007E476E">
              <w:rPr>
                <w:noProof/>
                <w:webHidden/>
              </w:rPr>
              <w:tab/>
            </w:r>
            <w:r w:rsidR="007E476E">
              <w:rPr>
                <w:noProof/>
                <w:webHidden/>
              </w:rPr>
              <w:fldChar w:fldCharType="begin"/>
            </w:r>
            <w:r w:rsidR="007E476E">
              <w:rPr>
                <w:noProof/>
                <w:webHidden/>
              </w:rPr>
              <w:instrText xml:space="preserve"> PAGEREF _Toc158282039 \h </w:instrText>
            </w:r>
            <w:r w:rsidR="007E476E">
              <w:rPr>
                <w:noProof/>
                <w:webHidden/>
              </w:rPr>
            </w:r>
            <w:r w:rsidR="007E476E">
              <w:rPr>
                <w:noProof/>
                <w:webHidden/>
              </w:rPr>
              <w:fldChar w:fldCharType="separate"/>
            </w:r>
            <w:r w:rsidR="00BE4405">
              <w:rPr>
                <w:noProof/>
                <w:webHidden/>
              </w:rPr>
              <w:t>19</w:t>
            </w:r>
            <w:r w:rsidR="007E476E">
              <w:rPr>
                <w:noProof/>
                <w:webHidden/>
              </w:rPr>
              <w:fldChar w:fldCharType="end"/>
            </w:r>
          </w:hyperlink>
        </w:p>
        <w:p w14:paraId="378214DB" w14:textId="0A394134" w:rsidR="007E476E" w:rsidRDefault="007E476E">
          <w:r>
            <w:rPr>
              <w:b/>
              <w:bCs/>
              <w:noProof/>
            </w:rPr>
            <w:fldChar w:fldCharType="end"/>
          </w:r>
        </w:p>
      </w:sdtContent>
    </w:sdt>
    <w:p w14:paraId="6EB458E5" w14:textId="327CF095" w:rsidR="00544E7F" w:rsidRDefault="00544E7F">
      <w:pPr>
        <w:rPr>
          <w:rFonts w:asciiTheme="majorHAnsi" w:eastAsiaTheme="majorEastAsia" w:hAnsiTheme="majorHAnsi" w:cstheme="majorBidi"/>
          <w:color w:val="2F5496" w:themeColor="accent1" w:themeShade="BF"/>
          <w:sz w:val="32"/>
          <w:szCs w:val="32"/>
          <w:lang w:val="en-GB"/>
        </w:rPr>
      </w:pPr>
      <w:r>
        <w:rPr>
          <w:lang w:val="en-GB"/>
        </w:rPr>
        <w:br w:type="page"/>
      </w:r>
    </w:p>
    <w:p w14:paraId="7E265772" w14:textId="77777777" w:rsidR="007E476E" w:rsidRDefault="007E476E" w:rsidP="0005765C">
      <w:pPr>
        <w:pStyle w:val="Heading1"/>
        <w:rPr>
          <w:lang w:val="en-GB"/>
        </w:rPr>
      </w:pPr>
    </w:p>
    <w:p w14:paraId="3903AED9" w14:textId="0B4B9C35" w:rsidR="00695228" w:rsidRDefault="00695228" w:rsidP="0005765C">
      <w:pPr>
        <w:pStyle w:val="Heading1"/>
        <w:rPr>
          <w:lang w:val="en-GB"/>
        </w:rPr>
      </w:pPr>
      <w:bookmarkStart w:id="0" w:name="_Toc158282029"/>
      <w:r>
        <w:rPr>
          <w:lang w:val="en-GB"/>
        </w:rPr>
        <w:t>Introduction</w:t>
      </w:r>
      <w:bookmarkEnd w:id="0"/>
    </w:p>
    <w:p w14:paraId="23AC0C25" w14:textId="0DAEBE88" w:rsidR="00A942DE" w:rsidRDefault="0027498A" w:rsidP="007D3598">
      <w:pPr>
        <w:pStyle w:val="Heading1"/>
        <w:rPr>
          <w:rFonts w:asciiTheme="minorHAnsi" w:eastAsiaTheme="minorHAnsi" w:hAnsiTheme="minorHAnsi" w:cstheme="minorBidi"/>
          <w:color w:val="auto"/>
          <w:sz w:val="22"/>
          <w:szCs w:val="22"/>
          <w:lang w:val="en-GB"/>
        </w:rPr>
      </w:pPr>
      <w:bookmarkStart w:id="1" w:name="_Toc158282030"/>
      <w:r w:rsidRPr="0027498A">
        <w:rPr>
          <w:rFonts w:asciiTheme="minorHAnsi" w:eastAsiaTheme="minorHAnsi" w:hAnsiTheme="minorHAnsi" w:cstheme="minorBidi"/>
          <w:color w:val="auto"/>
          <w:sz w:val="22"/>
          <w:szCs w:val="22"/>
          <w:lang w:val="en-GB"/>
        </w:rPr>
        <w:t>In this project,</w:t>
      </w:r>
      <w:r>
        <w:rPr>
          <w:rFonts w:asciiTheme="minorHAnsi" w:eastAsiaTheme="minorHAnsi" w:hAnsiTheme="minorHAnsi" w:cstheme="minorBidi"/>
          <w:color w:val="auto"/>
          <w:sz w:val="22"/>
          <w:szCs w:val="22"/>
          <w:lang w:val="en-GB"/>
        </w:rPr>
        <w:t xml:space="preserve"> </w:t>
      </w:r>
      <w:r w:rsidR="00A942DE">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 xml:space="preserve">I will </w:t>
      </w:r>
      <w:r w:rsidRPr="0027498A">
        <w:rPr>
          <w:rFonts w:asciiTheme="minorHAnsi" w:eastAsiaTheme="minorHAnsi" w:hAnsiTheme="minorHAnsi" w:cstheme="minorBidi"/>
          <w:color w:val="auto"/>
          <w:sz w:val="22"/>
          <w:szCs w:val="22"/>
          <w:lang w:val="en-GB"/>
        </w:rPr>
        <w:t xml:space="preserve">explore Linux, primarily focusing on Ubuntu but also exploring other distributions. </w:t>
      </w:r>
      <w:r w:rsidR="00A942DE">
        <w:rPr>
          <w:rFonts w:asciiTheme="minorHAnsi" w:eastAsiaTheme="minorHAnsi" w:hAnsiTheme="minorHAnsi" w:cstheme="minorBidi"/>
          <w:color w:val="auto"/>
          <w:sz w:val="22"/>
          <w:szCs w:val="22"/>
          <w:lang w:val="en-GB"/>
        </w:rPr>
        <w:t>I</w:t>
      </w:r>
      <w:r w:rsidRPr="0027498A">
        <w:rPr>
          <w:rFonts w:asciiTheme="minorHAnsi" w:eastAsiaTheme="minorHAnsi" w:hAnsiTheme="minorHAnsi" w:cstheme="minorBidi"/>
          <w:color w:val="auto"/>
          <w:sz w:val="22"/>
          <w:szCs w:val="22"/>
          <w:lang w:val="en-GB"/>
        </w:rPr>
        <w:t xml:space="preserve">'ll be cautious about potential challenges with virtualization, documenting </w:t>
      </w:r>
      <w:r w:rsidR="007809D3">
        <w:rPr>
          <w:rFonts w:asciiTheme="minorHAnsi" w:eastAsiaTheme="minorHAnsi" w:hAnsiTheme="minorHAnsi" w:cstheme="minorBidi"/>
          <w:color w:val="auto"/>
          <w:sz w:val="22"/>
          <w:szCs w:val="22"/>
          <w:lang w:val="en-GB"/>
        </w:rPr>
        <w:t>the</w:t>
      </w:r>
      <w:r w:rsidRPr="0027498A">
        <w:rPr>
          <w:rFonts w:asciiTheme="minorHAnsi" w:eastAsiaTheme="minorHAnsi" w:hAnsiTheme="minorHAnsi" w:cstheme="minorBidi"/>
          <w:color w:val="auto"/>
          <w:sz w:val="22"/>
          <w:szCs w:val="22"/>
          <w:lang w:val="en-GB"/>
        </w:rPr>
        <w:t xml:space="preserve"> </w:t>
      </w:r>
      <w:r w:rsidR="007809D3">
        <w:rPr>
          <w:rFonts w:asciiTheme="minorHAnsi" w:eastAsiaTheme="minorHAnsi" w:hAnsiTheme="minorHAnsi" w:cstheme="minorBidi"/>
          <w:color w:val="auto"/>
          <w:sz w:val="22"/>
          <w:szCs w:val="22"/>
          <w:lang w:val="en-GB"/>
        </w:rPr>
        <w:t>results</w:t>
      </w:r>
      <w:r w:rsidRPr="0027498A">
        <w:rPr>
          <w:rFonts w:asciiTheme="minorHAnsi" w:eastAsiaTheme="minorHAnsi" w:hAnsiTheme="minorHAnsi" w:cstheme="minorBidi"/>
          <w:color w:val="auto"/>
          <w:sz w:val="22"/>
          <w:szCs w:val="22"/>
          <w:lang w:val="en-GB"/>
        </w:rPr>
        <w:t xml:space="preserve">. Using practical examples and visuals, </w:t>
      </w:r>
      <w:r w:rsidR="007809D3">
        <w:rPr>
          <w:rFonts w:asciiTheme="minorHAnsi" w:eastAsiaTheme="minorHAnsi" w:hAnsiTheme="minorHAnsi" w:cstheme="minorBidi"/>
          <w:color w:val="auto"/>
          <w:sz w:val="22"/>
          <w:szCs w:val="22"/>
          <w:lang w:val="en-GB"/>
        </w:rPr>
        <w:t>I will</w:t>
      </w:r>
      <w:r w:rsidRPr="0027498A">
        <w:rPr>
          <w:rFonts w:asciiTheme="minorHAnsi" w:eastAsiaTheme="minorHAnsi" w:hAnsiTheme="minorHAnsi" w:cstheme="minorBidi"/>
          <w:color w:val="auto"/>
          <w:sz w:val="22"/>
          <w:szCs w:val="22"/>
          <w:lang w:val="en-GB"/>
        </w:rPr>
        <w:t xml:space="preserve"> cover fundamental Linux commands and concepts, culminating in some hands-on shell scripting.</w:t>
      </w:r>
      <w:bookmarkEnd w:id="1"/>
      <w:r w:rsidRPr="0027498A">
        <w:rPr>
          <w:rFonts w:asciiTheme="minorHAnsi" w:eastAsiaTheme="minorHAnsi" w:hAnsiTheme="minorHAnsi" w:cstheme="minorBidi"/>
          <w:color w:val="auto"/>
          <w:sz w:val="22"/>
          <w:szCs w:val="22"/>
          <w:lang w:val="en-GB"/>
        </w:rPr>
        <w:t xml:space="preserve"> </w:t>
      </w:r>
    </w:p>
    <w:p w14:paraId="43646426" w14:textId="1A5AB718" w:rsidR="00695228" w:rsidRDefault="00695228" w:rsidP="007D3598">
      <w:pPr>
        <w:pStyle w:val="Heading1"/>
        <w:rPr>
          <w:lang w:val="en-GB"/>
        </w:rPr>
      </w:pPr>
      <w:bookmarkStart w:id="2" w:name="_Toc158282031"/>
      <w:r>
        <w:rPr>
          <w:lang w:val="en-GB"/>
        </w:rPr>
        <w:t>Theor</w:t>
      </w:r>
      <w:r w:rsidR="003C5554">
        <w:rPr>
          <w:lang w:val="en-GB"/>
        </w:rPr>
        <w:t>y</w:t>
      </w:r>
      <w:bookmarkEnd w:id="2"/>
      <w:r w:rsidR="003C5554">
        <w:rPr>
          <w:lang w:val="en-GB"/>
        </w:rPr>
        <w:t xml:space="preserve"> </w:t>
      </w:r>
    </w:p>
    <w:p w14:paraId="2EE97850" w14:textId="07B33CF8" w:rsidR="003C5554" w:rsidRDefault="005D4DD7" w:rsidP="007D3598">
      <w:pPr>
        <w:pStyle w:val="Heading2"/>
      </w:pPr>
      <w:bookmarkStart w:id="3" w:name="_Toc158282032"/>
      <w:r>
        <w:t>Kommandon och symboler</w:t>
      </w:r>
      <w:bookmarkEnd w:id="3"/>
    </w:p>
    <w:p w14:paraId="3238EB2A" w14:textId="6F277607" w:rsidR="00941DCA" w:rsidRPr="00941DCA" w:rsidRDefault="00941DCA">
      <w:pPr>
        <w:rPr>
          <w:lang w:val="en-GB"/>
        </w:rPr>
      </w:pPr>
      <w:r>
        <w:rPr>
          <w:lang w:val="en-GB"/>
        </w:rPr>
        <w:t xml:space="preserve">1. </w:t>
      </w:r>
    </w:p>
    <w:p w14:paraId="0E279821" w14:textId="77E97564" w:rsidR="00A40354" w:rsidRPr="00A40354" w:rsidRDefault="00A40354" w:rsidP="00A40354">
      <w:r w:rsidRPr="00A40354">
        <w:t>a) ls</w:t>
      </w:r>
      <w:r>
        <w:t xml:space="preserve"> </w:t>
      </w:r>
      <w:r w:rsidRPr="00A40354">
        <w:t>Lists the contents of a directory.</w:t>
      </w:r>
      <w:r>
        <w:t xml:space="preserve"> For </w:t>
      </w:r>
      <w:proofErr w:type="gramStart"/>
      <w:r>
        <w:t>e</w:t>
      </w:r>
      <w:r w:rsidRPr="00A40354">
        <w:t>xample</w:t>
      </w:r>
      <w:proofErr w:type="gramEnd"/>
      <w:r w:rsidRPr="00A40354">
        <w:t xml:space="preserve"> ls -l /home/user/ would list all the files and directories in /home/user/ in long format, showing permissions, ownership, size, and modification date.</w:t>
      </w:r>
      <w:r w:rsidR="00754012">
        <w:rPr>
          <w:rStyle w:val="EndnoteReference"/>
        </w:rPr>
        <w:endnoteReference w:id="2"/>
      </w:r>
    </w:p>
    <w:p w14:paraId="2CC4A00D" w14:textId="1A1A8BCA" w:rsidR="00A40354" w:rsidRPr="00762484" w:rsidRDefault="00A40354" w:rsidP="00945529">
      <w:pPr>
        <w:rPr>
          <w:lang w:val="en-GB"/>
        </w:rPr>
      </w:pPr>
      <w:r w:rsidRPr="00A40354">
        <w:t>b) mkdir</w:t>
      </w:r>
      <w:r w:rsidR="00945529">
        <w:t xml:space="preserve"> c</w:t>
      </w:r>
      <w:r w:rsidRPr="00A40354">
        <w:t>reates a new directory. mkdir /home/</w:t>
      </w:r>
      <w:r w:rsidR="00834CAE">
        <w:t>Desktop</w:t>
      </w:r>
      <w:r w:rsidRPr="00A40354">
        <w:t>/new_folder would create a new directory named new_folder in the /home/</w:t>
      </w:r>
      <w:r w:rsidR="00834CAE">
        <w:t>Des</w:t>
      </w:r>
      <w:r w:rsidR="00210C6B">
        <w:t>ktop</w:t>
      </w:r>
      <w:r w:rsidRPr="00A40354">
        <w:t>/ directory.</w:t>
      </w:r>
      <w:r w:rsidR="00754012">
        <w:t xml:space="preserve"> </w:t>
      </w:r>
      <w:r w:rsidR="00762484">
        <w:rPr>
          <w:rStyle w:val="EndnoteReference"/>
        </w:rPr>
        <w:endnoteReference w:id="3"/>
      </w:r>
    </w:p>
    <w:p w14:paraId="27DA76B6" w14:textId="73337D8B" w:rsidR="00A40354" w:rsidRPr="00A82AA7" w:rsidRDefault="00A40354" w:rsidP="00210C6B">
      <w:pPr>
        <w:rPr>
          <w:lang w:val="en-GB"/>
        </w:rPr>
      </w:pPr>
      <w:r w:rsidRPr="00A40354">
        <w:t>c) mv</w:t>
      </w:r>
      <w:r w:rsidR="00210C6B">
        <w:t xml:space="preserve"> m</w:t>
      </w:r>
      <w:r w:rsidRPr="00A40354">
        <w:t xml:space="preserve">oves a file or </w:t>
      </w:r>
      <w:proofErr w:type="gramStart"/>
      <w:r w:rsidRPr="00A40354">
        <w:t>directory, or</w:t>
      </w:r>
      <w:proofErr w:type="gramEnd"/>
      <w:r w:rsidRPr="00A40354">
        <w:t xml:space="preserve"> renames it.</w:t>
      </w:r>
      <w:r w:rsidR="00210C6B">
        <w:t xml:space="preserve"> Take </w:t>
      </w:r>
      <w:r w:rsidRPr="00A40354">
        <w:t>mv old_name.txt new_name.txt</w:t>
      </w:r>
      <w:r w:rsidR="00210C6B">
        <w:t xml:space="preserve"> as an example</w:t>
      </w:r>
      <w:r w:rsidRPr="00A40354">
        <w:t xml:space="preserve"> would rename a file from old_name.txt to new_name.txt. If new_name.txt is a directory, old_name.txt would be moved into that directory.</w:t>
      </w:r>
      <w:r w:rsidR="00762484">
        <w:t xml:space="preserve"> </w:t>
      </w:r>
      <w:r w:rsidR="00A82AA7">
        <w:rPr>
          <w:rStyle w:val="EndnoteReference"/>
        </w:rPr>
        <w:endnoteReference w:id="4"/>
      </w:r>
    </w:p>
    <w:p w14:paraId="689F2D05" w14:textId="181E7169" w:rsidR="00A40354" w:rsidRPr="008D217A" w:rsidRDefault="00A40354" w:rsidP="008D217A">
      <w:pPr>
        <w:rPr>
          <w:lang w:val="en-GB"/>
        </w:rPr>
      </w:pPr>
      <w:r w:rsidRPr="00A40354">
        <w:t>d) which</w:t>
      </w:r>
      <w:r w:rsidR="00A82AA7">
        <w:t xml:space="preserve"> s</w:t>
      </w:r>
      <w:r w:rsidRPr="00A40354">
        <w:t>hows the full path of shell commands.</w:t>
      </w:r>
      <w:r w:rsidR="008D217A">
        <w:t xml:space="preserve"> </w:t>
      </w:r>
      <w:r w:rsidRPr="00A40354">
        <w:t>which ls would show the full path of the ls command, typically something like /bin/ls.</w:t>
      </w:r>
      <w:r w:rsidR="008D217A">
        <w:rPr>
          <w:rStyle w:val="EndnoteReference"/>
        </w:rPr>
        <w:endnoteReference w:id="5"/>
      </w:r>
    </w:p>
    <w:p w14:paraId="0B6199C9" w14:textId="201D4459" w:rsidR="00A40354" w:rsidRPr="00EA7745" w:rsidRDefault="00A40354" w:rsidP="00EA7745">
      <w:pPr>
        <w:rPr>
          <w:lang w:val="en-GB"/>
        </w:rPr>
      </w:pPr>
      <w:r w:rsidRPr="00A40354">
        <w:t>e) cat</w:t>
      </w:r>
      <w:r w:rsidR="00EA7745">
        <w:t xml:space="preserve"> c</w:t>
      </w:r>
      <w:r w:rsidRPr="00A40354">
        <w:t>oncatenates and displays the content of files.</w:t>
      </w:r>
      <w:r w:rsidR="00EA7745">
        <w:t xml:space="preserve"> For instance,</w:t>
      </w:r>
      <w:r w:rsidRPr="00A40354">
        <w:t xml:space="preserve"> cat file.txt would display the content of file.txt to the terminal.</w:t>
      </w:r>
      <w:r w:rsidR="00EA7745">
        <w:rPr>
          <w:rStyle w:val="EndnoteReference"/>
        </w:rPr>
        <w:endnoteReference w:id="6"/>
      </w:r>
    </w:p>
    <w:p w14:paraId="64D136F4" w14:textId="14E5FAF7" w:rsidR="005D4DD7" w:rsidRPr="00014C83" w:rsidRDefault="00A40354" w:rsidP="00EA7745">
      <w:pPr>
        <w:rPr>
          <w:lang w:val="en-GB"/>
        </w:rPr>
      </w:pPr>
      <w:r w:rsidRPr="00A40354">
        <w:t>f) chmod</w:t>
      </w:r>
      <w:r w:rsidR="00EA7745">
        <w:t xml:space="preserve"> c</w:t>
      </w:r>
      <w:r w:rsidRPr="00A40354">
        <w:t>hanges the file mode bits (permissions) of a file or directory.</w:t>
      </w:r>
      <w:r w:rsidR="00EA7745">
        <w:t xml:space="preserve"> </w:t>
      </w:r>
      <w:r w:rsidRPr="00A40354">
        <w:t>chmod 755 script.sh would set the permissions of script.sh to be readable and executable by everyone, but only writable by the owner.</w:t>
      </w:r>
      <w:r w:rsidR="00014C83">
        <w:rPr>
          <w:rStyle w:val="EndnoteReference"/>
        </w:rPr>
        <w:endnoteReference w:id="7"/>
      </w:r>
    </w:p>
    <w:p w14:paraId="042319D5" w14:textId="096EC815" w:rsidR="00695228" w:rsidRPr="00941DCA" w:rsidRDefault="00941DCA">
      <w:pPr>
        <w:rPr>
          <w:lang w:val="en-GB"/>
        </w:rPr>
      </w:pPr>
      <w:r>
        <w:rPr>
          <w:lang w:val="en-GB"/>
        </w:rPr>
        <w:t xml:space="preserve">2. </w:t>
      </w:r>
    </w:p>
    <w:p w14:paraId="718BBCA8" w14:textId="3DE2BF7C" w:rsidR="000D3DD6" w:rsidRPr="000D3DD6" w:rsidRDefault="000D3DD6" w:rsidP="000D3DD6">
      <w:pPr>
        <w:rPr>
          <w:lang w:val="en-GB"/>
        </w:rPr>
      </w:pPr>
      <w:r w:rsidRPr="000D3DD6">
        <w:rPr>
          <w:lang w:val="en-GB"/>
        </w:rPr>
        <w:t>the "|"</w:t>
      </w:r>
      <w:r w:rsidR="00603146">
        <w:rPr>
          <w:rStyle w:val="EndnoteReference"/>
          <w:lang w:val="en-GB"/>
        </w:rPr>
        <w:endnoteReference w:id="8"/>
      </w:r>
      <w:r w:rsidRPr="000D3DD6">
        <w:rPr>
          <w:lang w:val="en-GB"/>
        </w:rPr>
        <w:t xml:space="preserve"> symbol is used as a pipe, which allows the output of one command to be used as the input for another. The "&gt;" symbol is used for output redirection, which redirects the standard output of a command to a file, overwriting its contents. The "&lt;" symbol is used for input redirection, which redirects the contents of a file to be used as the input for a command.</w:t>
      </w:r>
      <w:r w:rsidR="00603146">
        <w:rPr>
          <w:rStyle w:val="EndnoteReference"/>
          <w:lang w:val="en-GB"/>
        </w:rPr>
        <w:endnoteReference w:id="9"/>
      </w:r>
    </w:p>
    <w:p w14:paraId="67A46302" w14:textId="77777777" w:rsidR="00014C83" w:rsidRDefault="00014C83">
      <w:pPr>
        <w:rPr>
          <w:lang w:val="en-GB"/>
        </w:rPr>
      </w:pPr>
    </w:p>
    <w:p w14:paraId="3E00B3EE" w14:textId="77777777" w:rsidR="00603146" w:rsidRDefault="00603146">
      <w:pPr>
        <w:rPr>
          <w:lang w:val="en-GB"/>
        </w:rPr>
      </w:pPr>
    </w:p>
    <w:p w14:paraId="74AA69CD" w14:textId="6CBAE895" w:rsidR="00E139DD" w:rsidRDefault="00E139DD" w:rsidP="007D3598">
      <w:pPr>
        <w:pStyle w:val="Heading2"/>
      </w:pPr>
      <w:bookmarkStart w:id="4" w:name="_Toc158282033"/>
      <w:r>
        <w:t>Grundl</w:t>
      </w:r>
      <w:r>
        <w:rPr>
          <w:lang w:val="en-GB"/>
        </w:rPr>
        <w:t>ä</w:t>
      </w:r>
      <w:r>
        <w:t>ggande systemdata</w:t>
      </w:r>
      <w:bookmarkEnd w:id="4"/>
    </w:p>
    <w:p w14:paraId="6534E551" w14:textId="6DF9964B" w:rsidR="00E66BD6" w:rsidRPr="00E66BD6" w:rsidRDefault="00E66BD6" w:rsidP="003E6EF1">
      <w:r w:rsidRPr="00E66BD6">
        <w:t>a) uname</w:t>
      </w:r>
      <w:r w:rsidR="00014F70">
        <w:t xml:space="preserve"> d</w:t>
      </w:r>
      <w:r w:rsidRPr="00E66BD6">
        <w:t>isplays system information. uname -a would give all the system information, including kernel name, kernel release, kernel version, machine, processor, hardware platform, operating system, and the hostname.</w:t>
      </w:r>
      <w:r w:rsidR="008245E1">
        <w:rPr>
          <w:rStyle w:val="EndnoteReference"/>
        </w:rPr>
        <w:endnoteReference w:id="10"/>
      </w:r>
    </w:p>
    <w:p w14:paraId="7A4983CF" w14:textId="51FD0E09" w:rsidR="00E66BD6" w:rsidRPr="00B47442" w:rsidRDefault="00E66BD6" w:rsidP="008245E1">
      <w:pPr>
        <w:rPr>
          <w:lang w:val="en-GB"/>
        </w:rPr>
      </w:pPr>
      <w:r w:rsidRPr="00E66BD6">
        <w:lastRenderedPageBreak/>
        <w:t>b) free</w:t>
      </w:r>
      <w:r w:rsidR="008245E1">
        <w:t xml:space="preserve"> d</w:t>
      </w:r>
      <w:r w:rsidRPr="00E66BD6">
        <w:t>isplays the total amount of free and used physical and swap memory in the system, as well as the buffers and caches used by the kernel.</w:t>
      </w:r>
      <w:r w:rsidR="008245E1">
        <w:t xml:space="preserve"> Used,</w:t>
      </w:r>
      <w:r w:rsidRPr="00E66BD6">
        <w:t xml:space="preserve"> </w:t>
      </w:r>
      <w:proofErr w:type="gramStart"/>
      <w:r w:rsidRPr="00E66BD6">
        <w:t>free -m</w:t>
      </w:r>
      <w:proofErr w:type="gramEnd"/>
      <w:r w:rsidRPr="00E66BD6">
        <w:t xml:space="preserve"> would display the memory information in megabytes.</w:t>
      </w:r>
      <w:r w:rsidR="00B47442">
        <w:rPr>
          <w:rStyle w:val="EndnoteReference"/>
        </w:rPr>
        <w:endnoteReference w:id="11"/>
      </w:r>
    </w:p>
    <w:p w14:paraId="75826623" w14:textId="039EF49A" w:rsidR="00E66BD6" w:rsidRPr="00126421" w:rsidRDefault="00E66BD6" w:rsidP="00B47442">
      <w:pPr>
        <w:rPr>
          <w:lang w:val="en-GB"/>
        </w:rPr>
      </w:pPr>
      <w:r w:rsidRPr="00E66BD6">
        <w:t>c) df</w:t>
      </w:r>
      <w:r w:rsidR="00B47442">
        <w:t xml:space="preserve"> r</w:t>
      </w:r>
      <w:r w:rsidRPr="00E66BD6">
        <w:t>eports the amount of disk space used and available on file systems.</w:t>
      </w:r>
      <w:r w:rsidR="00B47442">
        <w:t xml:space="preserve"> How its used, </w:t>
      </w:r>
      <w:r w:rsidRPr="00E66BD6">
        <w:t>df -h would show the amount of disk space used and available on all mounted file systems with human-readable formats (e.g., in GBs or MBs).</w:t>
      </w:r>
      <w:r w:rsidR="00126421">
        <w:rPr>
          <w:rStyle w:val="EndnoteReference"/>
        </w:rPr>
        <w:endnoteReference w:id="12"/>
      </w:r>
    </w:p>
    <w:p w14:paraId="3C5161A8" w14:textId="074F857C" w:rsidR="00E66BD6" w:rsidRPr="00E66BD6" w:rsidRDefault="00E66BD6" w:rsidP="00126421">
      <w:r w:rsidRPr="00E66BD6">
        <w:t>d) vmstat</w:t>
      </w:r>
      <w:r w:rsidR="00126421">
        <w:t xml:space="preserve"> r</w:t>
      </w:r>
      <w:r w:rsidRPr="00E66BD6">
        <w:t>eports information about processes, memory, paging, block IO, traps, and CPU activity.</w:t>
      </w:r>
      <w:r w:rsidR="00126421">
        <w:t xml:space="preserve"> </w:t>
      </w:r>
      <w:r w:rsidRPr="00E66BD6">
        <w:t>Usage</w:t>
      </w:r>
      <w:r w:rsidR="00126421">
        <w:t>,</w:t>
      </w:r>
      <w:r w:rsidRPr="00E66BD6">
        <w:t xml:space="preserve"> vmstat -s would give you a table of various statistics, including memory usage.</w:t>
      </w:r>
      <w:r w:rsidR="008A2B3D">
        <w:rPr>
          <w:rStyle w:val="EndnoteReference"/>
        </w:rPr>
        <w:endnoteReference w:id="13"/>
      </w:r>
    </w:p>
    <w:p w14:paraId="02E9FFA5" w14:textId="24F917A5" w:rsidR="00E139DD" w:rsidRDefault="00E66BD6" w:rsidP="008A2B3D">
      <w:r w:rsidRPr="00E66BD6">
        <w:t>e) /proc File System</w:t>
      </w:r>
      <w:r w:rsidR="008A2B3D">
        <w:t xml:space="preserve"> is </w:t>
      </w:r>
      <w:r w:rsidRPr="00E66BD6">
        <w:t>A virtual file system that provides detailed information about different aspects of the operating system, including hardware and current running processes.</w:t>
      </w:r>
      <w:r w:rsidR="008A2B3D">
        <w:t xml:space="preserve"> Used to </w:t>
      </w:r>
      <w:r w:rsidRPr="00E66BD6">
        <w:t>Read different files under /proc gives real-time system information. For instance, cat /proc/meminfo provides detailed memory information, cat /proc/swaps shows swap usage, and cat /proc/cpuinfo provides detailed CPU information.</w:t>
      </w:r>
      <w:r w:rsidR="00DB1BB5">
        <w:rPr>
          <w:rStyle w:val="EndnoteReference"/>
        </w:rPr>
        <w:endnoteReference w:id="14"/>
      </w:r>
    </w:p>
    <w:p w14:paraId="14A48A98" w14:textId="77777777" w:rsidR="00DB1BB5" w:rsidRDefault="00DB1BB5" w:rsidP="008A2B3D"/>
    <w:p w14:paraId="5EDD59FC" w14:textId="77777777" w:rsidR="00DB1BB5" w:rsidRPr="00CE71B2" w:rsidRDefault="00DB1BB5" w:rsidP="008A2B3D">
      <w:pPr>
        <w:rPr>
          <w:lang w:val="en-GB"/>
        </w:rPr>
      </w:pPr>
    </w:p>
    <w:p w14:paraId="7D29102C" w14:textId="77777777" w:rsidR="00014C83" w:rsidRDefault="00014C83"/>
    <w:p w14:paraId="5E099F9E" w14:textId="77777777" w:rsidR="00014C83" w:rsidRDefault="00014C83"/>
    <w:p w14:paraId="7527AE63" w14:textId="26FEF89D" w:rsidR="00014C83" w:rsidRDefault="00993EA5" w:rsidP="007D3598">
      <w:pPr>
        <w:pStyle w:val="Heading2"/>
      </w:pPr>
      <w:bookmarkStart w:id="5" w:name="_Toc158282034"/>
      <w:r>
        <w:t>Prestanda och processer</w:t>
      </w:r>
      <w:bookmarkEnd w:id="5"/>
    </w:p>
    <w:p w14:paraId="306935BF" w14:textId="72C906F7" w:rsidR="00014C83" w:rsidRDefault="00993EA5">
      <w:r w:rsidRPr="00993EA5">
        <w:t>In the process lifecycle, a new process enters the running or runnable state where it utilizes CPU resources to execute its tasks. If preempted, it enters a run queue, transitioning to a runnable state until its turn for execution. These states are collectively denoted by the character R. During execution, a process may encounter I/O operations, prompting it to enter a sleeping state. This state is further classified into interruptible (S) and uninterruptible (D) sleeping states. While the D state waits for resources, such as network responses, the S state responds to signals and resource availability, like waiting for user input. Processes can also be stopped (T) using signals, with SIGSTOP forcing a stop and SIGTSTP optionally ignorable. A process in the zombie state (Z) has completed execution but remains in limbo until the parent process clears it from the process table by reading its exit value. These states collectively define the dynamic behavior of processes within the operating system.</w:t>
      </w:r>
    </w:p>
    <w:p w14:paraId="56CA636D" w14:textId="77777777" w:rsidR="00014C83" w:rsidRDefault="00014C83"/>
    <w:p w14:paraId="3B1A1589" w14:textId="77777777" w:rsidR="00014C83" w:rsidRDefault="00014C83"/>
    <w:p w14:paraId="3D559B7A" w14:textId="77777777" w:rsidR="00014C83" w:rsidRDefault="00014C83"/>
    <w:p w14:paraId="128A60CC" w14:textId="77777777" w:rsidR="00014C83" w:rsidRDefault="00014C83">
      <w:pPr>
        <w:rPr>
          <w:lang w:val="en-GB"/>
        </w:rPr>
      </w:pPr>
    </w:p>
    <w:p w14:paraId="3AB76597" w14:textId="77777777" w:rsidR="007D3598" w:rsidRDefault="007D3598">
      <w:pPr>
        <w:rPr>
          <w:lang w:val="en-GB"/>
        </w:rPr>
      </w:pPr>
    </w:p>
    <w:p w14:paraId="1759CA75" w14:textId="77777777" w:rsidR="007D3598" w:rsidRDefault="007D3598">
      <w:pPr>
        <w:rPr>
          <w:lang w:val="en-GB"/>
        </w:rPr>
      </w:pPr>
    </w:p>
    <w:p w14:paraId="4951E3AE" w14:textId="77777777" w:rsidR="007D3598" w:rsidRDefault="007D3598">
      <w:pPr>
        <w:rPr>
          <w:lang w:val="en-GB"/>
        </w:rPr>
      </w:pPr>
    </w:p>
    <w:p w14:paraId="23964923" w14:textId="11A176CA" w:rsidR="007D3598" w:rsidRPr="00707009" w:rsidRDefault="007D3598" w:rsidP="007D3598">
      <w:pPr>
        <w:pStyle w:val="Heading1"/>
        <w:rPr>
          <w:lang w:val="en-GB"/>
        </w:rPr>
      </w:pPr>
      <w:bookmarkStart w:id="6" w:name="_Toc158282035"/>
      <w:r>
        <w:rPr>
          <w:lang w:val="en-GB"/>
        </w:rPr>
        <w:lastRenderedPageBreak/>
        <w:t>Results</w:t>
      </w:r>
      <w:bookmarkEnd w:id="6"/>
      <w:r>
        <w:rPr>
          <w:lang w:val="en-GB"/>
        </w:rPr>
        <w:t xml:space="preserve"> </w:t>
      </w:r>
    </w:p>
    <w:p w14:paraId="393FB7B3" w14:textId="5D579605" w:rsidR="00135559" w:rsidRDefault="009E6DE1" w:rsidP="007D3598">
      <w:pPr>
        <w:pStyle w:val="Heading2"/>
      </w:pPr>
      <w:bookmarkStart w:id="7" w:name="_Toc158282036"/>
      <w:r>
        <w:t>Kommandon och symboler</w:t>
      </w:r>
      <w:bookmarkEnd w:id="7"/>
    </w:p>
    <w:p w14:paraId="79327333" w14:textId="6D14BDB0" w:rsidR="009E6DE1" w:rsidRDefault="007B77F1" w:rsidP="007B77F1">
      <w:pPr>
        <w:pStyle w:val="ListParagraph"/>
        <w:numPr>
          <w:ilvl w:val="0"/>
          <w:numId w:val="3"/>
        </w:numPr>
        <w:rPr>
          <w:lang w:val="en-GB"/>
        </w:rPr>
      </w:pPr>
      <w:r>
        <w:rPr>
          <w:lang w:val="en-GB"/>
        </w:rPr>
        <w:t xml:space="preserve">A) </w:t>
      </w:r>
      <w:r w:rsidR="002F40D1">
        <w:rPr>
          <w:lang w:val="en-GB"/>
        </w:rPr>
        <w:t>LS</w:t>
      </w:r>
      <w:r w:rsidR="00B31DFE">
        <w:rPr>
          <w:lang w:val="en-GB"/>
        </w:rPr>
        <w:t xml:space="preserve">: </w:t>
      </w:r>
      <w:r w:rsidR="00FF3A7C">
        <w:rPr>
          <w:lang w:val="en-GB"/>
        </w:rPr>
        <w:t>W</w:t>
      </w:r>
      <w:r w:rsidR="00B31DFE">
        <w:rPr>
          <w:lang w:val="en-GB"/>
        </w:rPr>
        <w:t>hen it comes t</w:t>
      </w:r>
      <w:r w:rsidR="003607C8">
        <w:rPr>
          <w:rStyle w:val="FootnoteReference"/>
          <w:lang w:val="en-GB"/>
        </w:rPr>
        <w:footnoteReference w:id="2"/>
      </w:r>
      <w:r w:rsidR="00B31DFE">
        <w:rPr>
          <w:lang w:val="en-GB"/>
        </w:rPr>
        <w:t xml:space="preserve">o </w:t>
      </w:r>
      <w:r w:rsidR="00FF3A7C">
        <w:rPr>
          <w:lang w:val="en-GB"/>
        </w:rPr>
        <w:t>displaying</w:t>
      </w:r>
      <w:r w:rsidR="00B31DFE">
        <w:rPr>
          <w:lang w:val="en-GB"/>
        </w:rPr>
        <w:t xml:space="preserve"> files </w:t>
      </w:r>
      <w:r w:rsidR="00FF3A7C">
        <w:rPr>
          <w:lang w:val="en-GB"/>
        </w:rPr>
        <w:t>or directories</w:t>
      </w:r>
      <w:r w:rsidR="00CB55EC">
        <w:rPr>
          <w:lang w:val="en-GB"/>
        </w:rPr>
        <w:t xml:space="preserve"> in Linux and other Unix-based operating system</w:t>
      </w:r>
      <w:r w:rsidR="008D406B">
        <w:rPr>
          <w:lang w:val="en-GB"/>
        </w:rPr>
        <w:t>.</w:t>
      </w:r>
    </w:p>
    <w:p w14:paraId="323E844C" w14:textId="054D5F2F" w:rsidR="00EC4482" w:rsidRDefault="00EC4482" w:rsidP="00EC4482">
      <w:pPr>
        <w:pStyle w:val="ListParagraph"/>
        <w:rPr>
          <w:lang w:val="en-GB"/>
        </w:rPr>
      </w:pPr>
      <w:r>
        <w:rPr>
          <w:lang w:val="en-GB"/>
        </w:rPr>
        <w:t>Image:</w:t>
      </w:r>
    </w:p>
    <w:p w14:paraId="79DED254" w14:textId="50ECB92C" w:rsidR="00665351" w:rsidRDefault="00BD332C" w:rsidP="00665351">
      <w:pPr>
        <w:pStyle w:val="ListParagraph"/>
        <w:rPr>
          <w:lang w:val="en-GB"/>
        </w:rPr>
      </w:pPr>
      <w:r>
        <w:rPr>
          <w:noProof/>
        </w:rPr>
        <w:drawing>
          <wp:inline distT="0" distB="0" distL="0" distR="0" wp14:anchorId="45827092" wp14:editId="00DAF9CD">
            <wp:extent cx="4754765" cy="3162293"/>
            <wp:effectExtent l="0" t="0" r="8255" b="635"/>
            <wp:docPr id="4" name="Picture 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9478" cy="3165428"/>
                    </a:xfrm>
                    <a:prstGeom prst="rect">
                      <a:avLst/>
                    </a:prstGeom>
                    <a:noFill/>
                    <a:ln>
                      <a:noFill/>
                    </a:ln>
                  </pic:spPr>
                </pic:pic>
              </a:graphicData>
            </a:graphic>
          </wp:inline>
        </w:drawing>
      </w:r>
    </w:p>
    <w:p w14:paraId="7722C98A" w14:textId="020A916D" w:rsidR="00703A9B" w:rsidRDefault="00D92FA8" w:rsidP="006D7605">
      <w:pPr>
        <w:pStyle w:val="ListParagraph"/>
        <w:rPr>
          <w:lang w:val="en-GB"/>
        </w:rPr>
      </w:pPr>
      <w:r>
        <w:rPr>
          <w:lang w:val="en-GB"/>
        </w:rPr>
        <w:t xml:space="preserve">LS can be used with flags that </w:t>
      </w:r>
      <w:r w:rsidR="00703A9B">
        <w:rPr>
          <w:lang w:val="en-GB"/>
        </w:rPr>
        <w:t>display files and directories in the terminal differently</w:t>
      </w:r>
      <w:r w:rsidR="006D7605">
        <w:rPr>
          <w:lang w:val="en-GB"/>
        </w:rPr>
        <w:t>, or how the command works.</w:t>
      </w:r>
    </w:p>
    <w:p w14:paraId="5A5EE7AC" w14:textId="5DA917A0" w:rsidR="006D7605" w:rsidRDefault="00EC4482" w:rsidP="00EC4482">
      <w:pPr>
        <w:pStyle w:val="ListParagraph"/>
        <w:numPr>
          <w:ilvl w:val="0"/>
          <w:numId w:val="4"/>
        </w:numPr>
        <w:rPr>
          <w:lang w:val="en-GB"/>
        </w:rPr>
      </w:pPr>
      <w:r>
        <w:rPr>
          <w:lang w:val="en-GB"/>
        </w:rPr>
        <w:t>List files in a specific directory (ls [directory])</w:t>
      </w:r>
    </w:p>
    <w:p w14:paraId="7A34CDC9" w14:textId="4F254B4D" w:rsidR="00EC4482" w:rsidRDefault="00EC4482" w:rsidP="00EC4482">
      <w:pPr>
        <w:pStyle w:val="ListParagraph"/>
        <w:ind w:left="1080"/>
        <w:rPr>
          <w:lang w:val="en-GB"/>
        </w:rPr>
      </w:pPr>
      <w:r>
        <w:rPr>
          <w:lang w:val="en-GB"/>
        </w:rPr>
        <w:t>Example:</w:t>
      </w:r>
    </w:p>
    <w:p w14:paraId="642E84C1" w14:textId="5F713D05" w:rsidR="00EC4482" w:rsidRDefault="00BC7F15" w:rsidP="00EC4482">
      <w:pPr>
        <w:pStyle w:val="ListParagraph"/>
        <w:numPr>
          <w:ilvl w:val="0"/>
          <w:numId w:val="4"/>
        </w:numPr>
        <w:rPr>
          <w:lang w:val="en-GB"/>
        </w:rPr>
      </w:pPr>
      <w:r>
        <w:rPr>
          <w:lang w:val="en-GB"/>
        </w:rPr>
        <w:t>(</w:t>
      </w:r>
      <w:r w:rsidR="0068300B">
        <w:rPr>
          <w:lang w:val="en-GB"/>
        </w:rPr>
        <w:t>Ls /</w:t>
      </w:r>
      <w:r>
        <w:rPr>
          <w:lang w:val="en-GB"/>
        </w:rPr>
        <w:t>)</w:t>
      </w:r>
      <w:r w:rsidR="0068300B">
        <w:rPr>
          <w:lang w:val="en-GB"/>
        </w:rPr>
        <w:t xml:space="preserve"> </w:t>
      </w:r>
      <w:r>
        <w:rPr>
          <w:lang w:val="en-GB"/>
        </w:rPr>
        <w:t xml:space="preserve">to show the files in the root </w:t>
      </w:r>
      <w:proofErr w:type="gramStart"/>
      <w:r>
        <w:rPr>
          <w:lang w:val="en-GB"/>
        </w:rPr>
        <w:t>directory</w:t>
      </w:r>
      <w:proofErr w:type="gramEnd"/>
    </w:p>
    <w:p w14:paraId="13582DB8" w14:textId="1E73E4A6" w:rsidR="00BC7F15" w:rsidRDefault="00BC7F15" w:rsidP="00BC7F15">
      <w:pPr>
        <w:pStyle w:val="ListParagraph"/>
        <w:ind w:left="1080"/>
        <w:rPr>
          <w:lang w:val="en-GB"/>
        </w:rPr>
      </w:pPr>
      <w:r>
        <w:rPr>
          <w:lang w:val="en-GB"/>
        </w:rPr>
        <w:t xml:space="preserve">Example: </w:t>
      </w:r>
    </w:p>
    <w:p w14:paraId="3C1D79E9" w14:textId="4602571C" w:rsidR="00782289" w:rsidRDefault="00782289" w:rsidP="00BC7F15">
      <w:pPr>
        <w:pStyle w:val="ListParagraph"/>
        <w:ind w:left="1080"/>
        <w:rPr>
          <w:lang w:val="en-GB"/>
        </w:rPr>
      </w:pPr>
      <w:r>
        <w:rPr>
          <w:noProof/>
        </w:rPr>
        <w:drawing>
          <wp:inline distT="0" distB="0" distL="0" distR="0" wp14:anchorId="0B4DAF5A" wp14:editId="66C91BB8">
            <wp:extent cx="4096242" cy="2724323"/>
            <wp:effectExtent l="0" t="0" r="0" b="0"/>
            <wp:docPr id="3"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2223" cy="2728301"/>
                    </a:xfrm>
                    <a:prstGeom prst="rect">
                      <a:avLst/>
                    </a:prstGeom>
                    <a:noFill/>
                    <a:ln>
                      <a:noFill/>
                    </a:ln>
                  </pic:spPr>
                </pic:pic>
              </a:graphicData>
            </a:graphic>
          </wp:inline>
        </w:drawing>
      </w:r>
    </w:p>
    <w:p w14:paraId="49CEEC71" w14:textId="741FBA3B" w:rsidR="00DD1A7B" w:rsidRDefault="005B344D" w:rsidP="00DD1A7B">
      <w:pPr>
        <w:pStyle w:val="ListParagraph"/>
        <w:numPr>
          <w:ilvl w:val="0"/>
          <w:numId w:val="4"/>
        </w:numPr>
        <w:rPr>
          <w:lang w:val="en-GB"/>
        </w:rPr>
      </w:pPr>
      <w:r>
        <w:rPr>
          <w:lang w:val="en-GB"/>
        </w:rPr>
        <w:t xml:space="preserve">Difference between </w:t>
      </w:r>
      <w:r w:rsidR="00D5509F">
        <w:rPr>
          <w:lang w:val="en-GB"/>
        </w:rPr>
        <w:t xml:space="preserve">listing files in the home directory and only directories </w:t>
      </w:r>
      <w:r w:rsidR="00DD1A7B">
        <w:rPr>
          <w:lang w:val="en-GB"/>
        </w:rPr>
        <w:t>is command which is (ls ~) and (ls -d */) respectively.</w:t>
      </w:r>
    </w:p>
    <w:p w14:paraId="0CA721A8" w14:textId="11A2D9DB" w:rsidR="00DD1A7B" w:rsidRDefault="00DD1A7B" w:rsidP="00DD1A7B">
      <w:pPr>
        <w:pStyle w:val="ListParagraph"/>
        <w:ind w:left="1080"/>
        <w:rPr>
          <w:lang w:val="en-GB"/>
        </w:rPr>
      </w:pPr>
      <w:r>
        <w:rPr>
          <w:lang w:val="en-GB"/>
        </w:rPr>
        <w:lastRenderedPageBreak/>
        <w:t>Example:</w:t>
      </w:r>
    </w:p>
    <w:p w14:paraId="06CAE7E4" w14:textId="505FDCB0" w:rsidR="00782289" w:rsidRDefault="00782289" w:rsidP="00DD1A7B">
      <w:pPr>
        <w:pStyle w:val="ListParagraph"/>
        <w:ind w:left="1080"/>
        <w:rPr>
          <w:lang w:val="en-GB"/>
        </w:rPr>
      </w:pPr>
      <w:r>
        <w:rPr>
          <w:noProof/>
        </w:rPr>
        <w:drawing>
          <wp:inline distT="0" distB="0" distL="0" distR="0" wp14:anchorId="2202A750" wp14:editId="3257A43A">
            <wp:extent cx="4484601" cy="2982612"/>
            <wp:effectExtent l="0" t="0" r="0" b="8255"/>
            <wp:docPr id="2"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620" cy="2985950"/>
                    </a:xfrm>
                    <a:prstGeom prst="rect">
                      <a:avLst/>
                    </a:prstGeom>
                    <a:noFill/>
                    <a:ln>
                      <a:noFill/>
                    </a:ln>
                  </pic:spPr>
                </pic:pic>
              </a:graphicData>
            </a:graphic>
          </wp:inline>
        </w:drawing>
      </w:r>
    </w:p>
    <w:p w14:paraId="35BA64B4" w14:textId="221FEAC7" w:rsidR="00DD1A7B" w:rsidRDefault="005B199F" w:rsidP="00DD1A7B">
      <w:pPr>
        <w:pStyle w:val="ListParagraph"/>
        <w:numPr>
          <w:ilvl w:val="0"/>
          <w:numId w:val="4"/>
        </w:numPr>
        <w:rPr>
          <w:lang w:val="en-GB"/>
        </w:rPr>
      </w:pPr>
      <w:r>
        <w:rPr>
          <w:lang w:val="en-GB"/>
        </w:rPr>
        <w:t>To display all files</w:t>
      </w:r>
      <w:r w:rsidR="0096097F">
        <w:rPr>
          <w:lang w:val="en-GB"/>
        </w:rPr>
        <w:t>, directories and their subdirectories</w:t>
      </w:r>
      <w:r w:rsidR="00E965EF">
        <w:rPr>
          <w:lang w:val="en-GB"/>
        </w:rPr>
        <w:t>, use the command (</w:t>
      </w:r>
      <w:proofErr w:type="gramStart"/>
      <w:r w:rsidR="00E965EF">
        <w:rPr>
          <w:lang w:val="en-GB"/>
        </w:rPr>
        <w:t>ls -R</w:t>
      </w:r>
      <w:proofErr w:type="gramEnd"/>
      <w:r w:rsidR="00E965EF">
        <w:rPr>
          <w:lang w:val="en-GB"/>
        </w:rPr>
        <w:t>)</w:t>
      </w:r>
    </w:p>
    <w:p w14:paraId="3B2B36BB" w14:textId="1B936672" w:rsidR="00E965EF" w:rsidRDefault="00E965EF" w:rsidP="00E965EF">
      <w:pPr>
        <w:pStyle w:val="ListParagraph"/>
        <w:ind w:left="1080"/>
        <w:rPr>
          <w:lang w:val="en-GB"/>
        </w:rPr>
      </w:pPr>
      <w:r>
        <w:rPr>
          <w:lang w:val="en-GB"/>
        </w:rPr>
        <w:t>Example:</w:t>
      </w:r>
      <w:r w:rsidR="00ED6AF5">
        <w:rPr>
          <w:lang w:val="en-GB"/>
        </w:rPr>
        <w:t xml:space="preserve"> is difficult to show </w:t>
      </w:r>
    </w:p>
    <w:p w14:paraId="3B560102" w14:textId="2B1B2532" w:rsidR="00E965EF" w:rsidRDefault="00884611" w:rsidP="00E965EF">
      <w:pPr>
        <w:pStyle w:val="ListParagraph"/>
        <w:numPr>
          <w:ilvl w:val="0"/>
          <w:numId w:val="4"/>
        </w:numPr>
        <w:rPr>
          <w:lang w:val="en-GB"/>
        </w:rPr>
      </w:pPr>
      <w:r>
        <w:rPr>
          <w:lang w:val="en-GB"/>
        </w:rPr>
        <w:t xml:space="preserve">Listing files with their corresponding sizes </w:t>
      </w:r>
      <w:r w:rsidR="006E236A">
        <w:rPr>
          <w:lang w:val="en-GB"/>
        </w:rPr>
        <w:t>by using (ls -s)</w:t>
      </w:r>
    </w:p>
    <w:p w14:paraId="6FBB2FBA" w14:textId="6EDE9CFF" w:rsidR="006E236A" w:rsidRDefault="006E236A" w:rsidP="006E236A">
      <w:pPr>
        <w:pStyle w:val="ListParagraph"/>
        <w:ind w:left="1080"/>
        <w:rPr>
          <w:lang w:val="en-GB"/>
        </w:rPr>
      </w:pPr>
      <w:r>
        <w:rPr>
          <w:lang w:val="en-GB"/>
        </w:rPr>
        <w:t>Example:</w:t>
      </w:r>
    </w:p>
    <w:p w14:paraId="67B7F08F" w14:textId="4E91DD21" w:rsidR="00C825E2" w:rsidRDefault="00C825E2" w:rsidP="006E236A">
      <w:pPr>
        <w:pStyle w:val="ListParagraph"/>
        <w:ind w:left="1080"/>
        <w:rPr>
          <w:lang w:val="en-GB"/>
        </w:rPr>
      </w:pPr>
      <w:r>
        <w:rPr>
          <w:noProof/>
        </w:rPr>
        <w:drawing>
          <wp:inline distT="0" distB="0" distL="0" distR="0" wp14:anchorId="16CE64EB" wp14:editId="168A4402">
            <wp:extent cx="4221365" cy="2806137"/>
            <wp:effectExtent l="0" t="0" r="8255" b="0"/>
            <wp:docPr id="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8709" cy="2811019"/>
                    </a:xfrm>
                    <a:prstGeom prst="rect">
                      <a:avLst/>
                    </a:prstGeom>
                    <a:noFill/>
                    <a:ln>
                      <a:noFill/>
                    </a:ln>
                  </pic:spPr>
                </pic:pic>
              </a:graphicData>
            </a:graphic>
          </wp:inline>
        </w:drawing>
      </w:r>
    </w:p>
    <w:p w14:paraId="749430AB" w14:textId="4EF58E98" w:rsidR="00ED6AF5" w:rsidRDefault="00ED6AF5" w:rsidP="00ED6AF5">
      <w:pPr>
        <w:rPr>
          <w:lang w:val="en-GB"/>
        </w:rPr>
      </w:pPr>
      <w:r>
        <w:rPr>
          <w:lang w:val="en-GB"/>
        </w:rPr>
        <w:tab/>
        <w:t xml:space="preserve">B) </w:t>
      </w:r>
      <w:r w:rsidR="000D134A">
        <w:rPr>
          <w:lang w:val="en-GB"/>
        </w:rPr>
        <w:t xml:space="preserve">MV </w:t>
      </w:r>
    </w:p>
    <w:p w14:paraId="64F092C8" w14:textId="7B82A323" w:rsidR="009229F8" w:rsidRDefault="009229F8" w:rsidP="00ED6AF5">
      <w:pPr>
        <w:rPr>
          <w:lang w:val="en-GB"/>
        </w:rPr>
      </w:pPr>
      <w:r>
        <w:rPr>
          <w:lang w:val="en-GB"/>
        </w:rPr>
        <w:lastRenderedPageBreak/>
        <w:tab/>
      </w:r>
      <w:r>
        <w:rPr>
          <w:lang w:val="en-GB"/>
        </w:rPr>
        <w:tab/>
      </w:r>
      <w:r w:rsidR="00235E8C">
        <w:rPr>
          <w:noProof/>
        </w:rPr>
        <w:drawing>
          <wp:inline distT="0" distB="0" distL="0" distR="0" wp14:anchorId="6C95913D" wp14:editId="472BA96A">
            <wp:extent cx="4108353" cy="4342765"/>
            <wp:effectExtent l="0" t="0" r="6985" b="635"/>
            <wp:docPr id="8"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6152" cy="4351009"/>
                    </a:xfrm>
                    <a:prstGeom prst="rect">
                      <a:avLst/>
                    </a:prstGeom>
                    <a:noFill/>
                    <a:ln>
                      <a:noFill/>
                    </a:ln>
                  </pic:spPr>
                </pic:pic>
              </a:graphicData>
            </a:graphic>
          </wp:inline>
        </w:drawing>
      </w:r>
    </w:p>
    <w:p w14:paraId="24E90935" w14:textId="3043573D" w:rsidR="002D5035" w:rsidRPr="00863A3B" w:rsidRDefault="00895347" w:rsidP="00863A3B">
      <w:pPr>
        <w:pStyle w:val="ListParagraph"/>
        <w:numPr>
          <w:ilvl w:val="0"/>
          <w:numId w:val="4"/>
        </w:numPr>
        <w:rPr>
          <w:lang w:val="en-GB"/>
        </w:rPr>
      </w:pPr>
      <w:r>
        <w:rPr>
          <w:lang w:val="en-GB"/>
        </w:rPr>
        <w:t>Moving one or m</w:t>
      </w:r>
      <w:r w:rsidR="000E32A4">
        <w:rPr>
          <w:lang w:val="en-GB"/>
        </w:rPr>
        <w:t>ultiple files from one Directory to another</w:t>
      </w:r>
      <w:r w:rsidR="00677E59">
        <w:rPr>
          <w:lang w:val="en-GB"/>
        </w:rPr>
        <w:t xml:space="preserve">, using the command (mv </w:t>
      </w:r>
      <w:r w:rsidR="003F0820">
        <w:rPr>
          <w:lang w:val="en-GB"/>
        </w:rPr>
        <w:t>[file_name(s)]</w:t>
      </w:r>
      <w:r w:rsidR="00135FB7">
        <w:rPr>
          <w:lang w:val="en-GB"/>
        </w:rPr>
        <w:t xml:space="preserve"> [Directory])</w:t>
      </w:r>
    </w:p>
    <w:p w14:paraId="701CDCF6" w14:textId="77777777" w:rsidR="001479A5" w:rsidRDefault="001479A5" w:rsidP="00135FB7">
      <w:pPr>
        <w:pStyle w:val="ListParagraph"/>
        <w:ind w:left="1080"/>
        <w:rPr>
          <w:lang w:val="en-GB"/>
        </w:rPr>
      </w:pPr>
    </w:p>
    <w:p w14:paraId="3AA75EA1" w14:textId="2BDA01ED" w:rsidR="00135FB7" w:rsidRDefault="00762D76" w:rsidP="00135FB7">
      <w:pPr>
        <w:pStyle w:val="ListParagraph"/>
        <w:numPr>
          <w:ilvl w:val="0"/>
          <w:numId w:val="4"/>
        </w:numPr>
        <w:rPr>
          <w:lang w:val="en-GB"/>
        </w:rPr>
      </w:pPr>
      <w:r>
        <w:rPr>
          <w:lang w:val="en-GB"/>
        </w:rPr>
        <w:t>Rename files and directories</w:t>
      </w:r>
      <w:r w:rsidR="008F60BD">
        <w:rPr>
          <w:lang w:val="en-GB"/>
        </w:rPr>
        <w:t xml:space="preserve"> by typing (mv [File</w:t>
      </w:r>
      <w:r w:rsidR="00E618BE">
        <w:rPr>
          <w:lang w:val="en-GB"/>
        </w:rPr>
        <w:t>1</w:t>
      </w:r>
      <w:r w:rsidR="008F60BD">
        <w:rPr>
          <w:lang w:val="en-GB"/>
        </w:rPr>
        <w:t>/Directory</w:t>
      </w:r>
      <w:r w:rsidR="00E618BE">
        <w:rPr>
          <w:lang w:val="en-GB"/>
        </w:rPr>
        <w:t>1</w:t>
      </w:r>
      <w:r w:rsidR="008F60BD">
        <w:rPr>
          <w:lang w:val="en-GB"/>
        </w:rPr>
        <w:t xml:space="preserve">] </w:t>
      </w:r>
      <w:r w:rsidR="00E618BE">
        <w:rPr>
          <w:lang w:val="en-GB"/>
        </w:rPr>
        <w:t xml:space="preserve">[File2/Directory2]) </w:t>
      </w:r>
    </w:p>
    <w:p w14:paraId="48BD8344" w14:textId="6099C33C" w:rsidR="00E618BE" w:rsidRDefault="00E618BE" w:rsidP="00E618BE">
      <w:pPr>
        <w:pStyle w:val="ListParagraph"/>
        <w:ind w:left="1080"/>
        <w:rPr>
          <w:lang w:val="en-GB"/>
        </w:rPr>
      </w:pPr>
      <w:r>
        <w:rPr>
          <w:lang w:val="en-GB"/>
        </w:rPr>
        <w:t xml:space="preserve">Where file1/ directory1 is the name of the first file and file2/Directory2 is the new name for it. </w:t>
      </w:r>
    </w:p>
    <w:p w14:paraId="2E6140B8" w14:textId="60526EF0" w:rsidR="0036716C" w:rsidRDefault="0002081B" w:rsidP="0001269A">
      <w:pPr>
        <w:pStyle w:val="ListParagraph"/>
        <w:numPr>
          <w:ilvl w:val="0"/>
          <w:numId w:val="4"/>
        </w:numPr>
        <w:rPr>
          <w:lang w:val="en-GB"/>
        </w:rPr>
      </w:pPr>
      <w:r>
        <w:rPr>
          <w:lang w:val="en-GB"/>
        </w:rPr>
        <w:t xml:space="preserve">When moving file(s) to a directory where the same files’ name(s) </w:t>
      </w:r>
      <w:r w:rsidR="003D226E">
        <w:rPr>
          <w:lang w:val="en-GB"/>
        </w:rPr>
        <w:t xml:space="preserve">exists then the files will overwrite </w:t>
      </w:r>
      <w:r w:rsidR="00352178">
        <w:rPr>
          <w:lang w:val="en-GB"/>
        </w:rPr>
        <w:t xml:space="preserve">the file(s) in the destinated directory. Therefore, </w:t>
      </w:r>
      <w:r w:rsidR="00DC618E">
        <w:rPr>
          <w:lang w:val="en-GB"/>
        </w:rPr>
        <w:t xml:space="preserve">using some commands to either avoid or at least ask </w:t>
      </w:r>
      <w:r w:rsidR="0036716C">
        <w:rPr>
          <w:lang w:val="en-GB"/>
        </w:rPr>
        <w:t>before overwriting which is shown as follows:</w:t>
      </w:r>
    </w:p>
    <w:p w14:paraId="4884ABCD" w14:textId="4631A1FC" w:rsidR="0001269A" w:rsidRDefault="0001269A" w:rsidP="0001269A">
      <w:pPr>
        <w:pStyle w:val="ListParagraph"/>
        <w:numPr>
          <w:ilvl w:val="1"/>
          <w:numId w:val="4"/>
        </w:numPr>
        <w:rPr>
          <w:lang w:val="en-GB"/>
        </w:rPr>
      </w:pPr>
      <w:r w:rsidRPr="008202A0">
        <w:rPr>
          <w:lang w:val="en-GB"/>
        </w:rPr>
        <w:t>-i/ -n/ -</w:t>
      </w:r>
      <w:r w:rsidR="008202A0" w:rsidRPr="008202A0">
        <w:rPr>
          <w:lang w:val="en-GB"/>
        </w:rPr>
        <w:t>u/ -f/ -b [file] [Director</w:t>
      </w:r>
      <w:r w:rsidR="008202A0">
        <w:rPr>
          <w:lang w:val="en-GB"/>
        </w:rPr>
        <w:t>y]</w:t>
      </w:r>
    </w:p>
    <w:p w14:paraId="7DD258B3" w14:textId="0597B38F" w:rsidR="006E1E1C" w:rsidRDefault="006E1E1C" w:rsidP="0001269A">
      <w:pPr>
        <w:pStyle w:val="ListParagraph"/>
        <w:numPr>
          <w:ilvl w:val="1"/>
          <w:numId w:val="4"/>
        </w:numPr>
        <w:rPr>
          <w:lang w:val="en-GB"/>
        </w:rPr>
      </w:pPr>
      <w:r>
        <w:rPr>
          <w:lang w:val="en-GB"/>
        </w:rPr>
        <w:t>-i prompt before overwriting</w:t>
      </w:r>
    </w:p>
    <w:p w14:paraId="2AD11E9E" w14:textId="564A2EAB" w:rsidR="006E1E1C" w:rsidRDefault="006E1E1C" w:rsidP="0001269A">
      <w:pPr>
        <w:pStyle w:val="ListParagraph"/>
        <w:numPr>
          <w:ilvl w:val="1"/>
          <w:numId w:val="4"/>
        </w:numPr>
        <w:rPr>
          <w:lang w:val="en-GB"/>
        </w:rPr>
      </w:pPr>
      <w:r>
        <w:rPr>
          <w:lang w:val="en-GB"/>
        </w:rPr>
        <w:t>-f doesn’t prompt before overwriting</w:t>
      </w:r>
    </w:p>
    <w:p w14:paraId="777231DA" w14:textId="75B6FA4C" w:rsidR="006E1E1C" w:rsidRDefault="006E1E1C" w:rsidP="0001269A">
      <w:pPr>
        <w:pStyle w:val="ListParagraph"/>
        <w:numPr>
          <w:ilvl w:val="1"/>
          <w:numId w:val="4"/>
        </w:numPr>
        <w:rPr>
          <w:lang w:val="en-GB"/>
        </w:rPr>
      </w:pPr>
      <w:r>
        <w:rPr>
          <w:lang w:val="en-GB"/>
        </w:rPr>
        <w:t>-</w:t>
      </w:r>
      <w:r w:rsidR="00C81BF6">
        <w:rPr>
          <w:lang w:val="en-GB"/>
        </w:rPr>
        <w:t xml:space="preserve">n don’t </w:t>
      </w:r>
      <w:r w:rsidR="008F6DA8">
        <w:rPr>
          <w:lang w:val="en-GB"/>
        </w:rPr>
        <w:t>over</w:t>
      </w:r>
      <w:r w:rsidR="00C81BF6">
        <w:rPr>
          <w:lang w:val="en-GB"/>
        </w:rPr>
        <w:t xml:space="preserve">write </w:t>
      </w:r>
      <w:r w:rsidR="00E81D25">
        <w:rPr>
          <w:lang w:val="en-GB"/>
        </w:rPr>
        <w:t xml:space="preserve">an existing file </w:t>
      </w:r>
    </w:p>
    <w:p w14:paraId="1A4CA5DE" w14:textId="3D6C4B5D" w:rsidR="00E81D25" w:rsidRDefault="00DE6CD2" w:rsidP="00DE6CD2">
      <w:pPr>
        <w:ind w:left="720"/>
        <w:rPr>
          <w:lang w:val="en-GB"/>
        </w:rPr>
      </w:pPr>
      <w:r>
        <w:rPr>
          <w:lang w:val="en-GB"/>
        </w:rPr>
        <w:t xml:space="preserve">C) </w:t>
      </w:r>
      <w:r w:rsidR="006B420A">
        <w:rPr>
          <w:lang w:val="en-GB"/>
        </w:rPr>
        <w:t>CAT</w:t>
      </w:r>
      <w:r w:rsidR="00B55D85">
        <w:rPr>
          <w:lang w:val="en-GB"/>
        </w:rPr>
        <w:t xml:space="preserve"> </w:t>
      </w:r>
    </w:p>
    <w:p w14:paraId="585A0371" w14:textId="2AC3A647" w:rsidR="001479A5" w:rsidRDefault="00C17602" w:rsidP="00DE0BFF">
      <w:pPr>
        <w:ind w:left="720" w:firstLine="360"/>
        <w:rPr>
          <w:lang w:val="en-GB"/>
        </w:rPr>
      </w:pPr>
      <w:r>
        <w:rPr>
          <w:noProof/>
        </w:rPr>
        <w:lastRenderedPageBreak/>
        <w:drawing>
          <wp:inline distT="0" distB="0" distL="0" distR="0" wp14:anchorId="04801308" wp14:editId="31F24679">
            <wp:extent cx="3784946" cy="2794469"/>
            <wp:effectExtent l="0" t="0" r="6350" b="6350"/>
            <wp:docPr id="6"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691" cy="2796495"/>
                    </a:xfrm>
                    <a:prstGeom prst="rect">
                      <a:avLst/>
                    </a:prstGeom>
                    <a:noFill/>
                    <a:ln>
                      <a:noFill/>
                    </a:ln>
                  </pic:spPr>
                </pic:pic>
              </a:graphicData>
            </a:graphic>
          </wp:inline>
        </w:drawing>
      </w:r>
    </w:p>
    <w:p w14:paraId="4F4D02D4" w14:textId="5388E517" w:rsidR="000C1766" w:rsidRDefault="000C1766" w:rsidP="000C1766">
      <w:pPr>
        <w:pStyle w:val="ListParagraph"/>
        <w:numPr>
          <w:ilvl w:val="0"/>
          <w:numId w:val="4"/>
        </w:numPr>
        <w:rPr>
          <w:lang w:val="en-GB"/>
        </w:rPr>
      </w:pPr>
      <w:r>
        <w:rPr>
          <w:lang w:val="en-GB"/>
        </w:rPr>
        <w:t xml:space="preserve">View: file, multiple </w:t>
      </w:r>
      <w:proofErr w:type="gramStart"/>
      <w:r>
        <w:rPr>
          <w:lang w:val="en-GB"/>
        </w:rPr>
        <w:t>files</w:t>
      </w:r>
      <w:proofErr w:type="gramEnd"/>
      <w:r>
        <w:rPr>
          <w:lang w:val="en-GB"/>
        </w:rPr>
        <w:t xml:space="preserve"> and contents</w:t>
      </w:r>
      <w:r w:rsidR="000223BA">
        <w:rPr>
          <w:lang w:val="en-GB"/>
        </w:rPr>
        <w:t xml:space="preserve"> of a file with their corresponding line, command used as follows</w:t>
      </w:r>
      <w:r w:rsidR="00AB1046">
        <w:rPr>
          <w:lang w:val="en-GB"/>
        </w:rPr>
        <w:t xml:space="preserve"> (cat [file]), (cat [file1] [file2]) and (cat -n [file]) respectively </w:t>
      </w:r>
    </w:p>
    <w:p w14:paraId="38678A1D" w14:textId="663E988F" w:rsidR="00702CA6" w:rsidRDefault="00702CA6" w:rsidP="00702CA6">
      <w:pPr>
        <w:pStyle w:val="ListParagraph"/>
        <w:numPr>
          <w:ilvl w:val="0"/>
          <w:numId w:val="4"/>
        </w:numPr>
        <w:rPr>
          <w:lang w:val="en-GB"/>
        </w:rPr>
      </w:pPr>
      <w:r>
        <w:rPr>
          <w:lang w:val="en-GB"/>
        </w:rPr>
        <w:t xml:space="preserve">To supress </w:t>
      </w:r>
      <w:r w:rsidR="00332103">
        <w:rPr>
          <w:lang w:val="en-GB"/>
        </w:rPr>
        <w:t xml:space="preserve">repeated empty lines </w:t>
      </w:r>
      <w:r w:rsidR="006054BF">
        <w:rPr>
          <w:lang w:val="en-GB"/>
        </w:rPr>
        <w:t xml:space="preserve">in output command </w:t>
      </w:r>
      <w:r w:rsidR="00C76028">
        <w:rPr>
          <w:lang w:val="en-GB"/>
        </w:rPr>
        <w:t>use (</w:t>
      </w:r>
      <w:proofErr w:type="gramStart"/>
      <w:r w:rsidR="006D48C2">
        <w:rPr>
          <w:lang w:val="en-GB"/>
        </w:rPr>
        <w:t>cat -s [file]</w:t>
      </w:r>
      <w:proofErr w:type="gramEnd"/>
      <w:r w:rsidR="006D48C2">
        <w:rPr>
          <w:lang w:val="en-GB"/>
        </w:rPr>
        <w:t>) and if trying to append content of one file to end of another file</w:t>
      </w:r>
      <w:r w:rsidR="002C3ACB">
        <w:rPr>
          <w:lang w:val="en-GB"/>
        </w:rPr>
        <w:t xml:space="preserve"> use command (cat [file1] &gt;&gt; [file2])</w:t>
      </w:r>
    </w:p>
    <w:p w14:paraId="5C62E5D6" w14:textId="00048053" w:rsidR="00B12A70" w:rsidRDefault="00B12A70" w:rsidP="00702CA6">
      <w:pPr>
        <w:pStyle w:val="ListParagraph"/>
        <w:numPr>
          <w:ilvl w:val="0"/>
          <w:numId w:val="4"/>
        </w:numPr>
        <w:rPr>
          <w:lang w:val="en-GB"/>
        </w:rPr>
      </w:pPr>
      <w:r>
        <w:rPr>
          <w:lang w:val="en-GB"/>
        </w:rPr>
        <w:t>User has also the ability to display contents in reverse or highlight the end of the line by typing the foll</w:t>
      </w:r>
      <w:r w:rsidR="000F36F4">
        <w:rPr>
          <w:lang w:val="en-GB"/>
        </w:rPr>
        <w:t xml:space="preserve">owing </w:t>
      </w:r>
      <w:r w:rsidR="000B6144">
        <w:rPr>
          <w:lang w:val="en-GB"/>
        </w:rPr>
        <w:t>command</w:t>
      </w:r>
      <w:r w:rsidR="000F36F4">
        <w:rPr>
          <w:lang w:val="en-GB"/>
        </w:rPr>
        <w:t xml:space="preserve"> (tac [file]) or (cat -E [file])</w:t>
      </w:r>
    </w:p>
    <w:p w14:paraId="074D72D0" w14:textId="0A492AE6" w:rsidR="000F36F4" w:rsidRDefault="000F36F4" w:rsidP="000F36F4">
      <w:pPr>
        <w:pStyle w:val="ListParagraph"/>
        <w:ind w:left="1080"/>
        <w:rPr>
          <w:lang w:val="en-GB"/>
        </w:rPr>
      </w:pPr>
      <w:r>
        <w:rPr>
          <w:lang w:val="en-GB"/>
        </w:rPr>
        <w:t>Example:</w:t>
      </w:r>
    </w:p>
    <w:p w14:paraId="671833D2" w14:textId="567851C1" w:rsidR="000F36F4" w:rsidRDefault="007258F5" w:rsidP="000F36F4">
      <w:pPr>
        <w:pStyle w:val="ListParagraph"/>
        <w:ind w:left="1080"/>
        <w:rPr>
          <w:lang w:val="en-GB"/>
        </w:rPr>
      </w:pPr>
      <w:r>
        <w:rPr>
          <w:noProof/>
        </w:rPr>
        <w:drawing>
          <wp:inline distT="0" distB="0" distL="0" distR="0" wp14:anchorId="42974434" wp14:editId="0474636F">
            <wp:extent cx="3651250" cy="2785565"/>
            <wp:effectExtent l="0" t="0" r="6350" b="0"/>
            <wp:docPr id="9"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0184" cy="2792381"/>
                    </a:xfrm>
                    <a:prstGeom prst="rect">
                      <a:avLst/>
                    </a:prstGeom>
                    <a:noFill/>
                    <a:ln>
                      <a:noFill/>
                    </a:ln>
                  </pic:spPr>
                </pic:pic>
              </a:graphicData>
            </a:graphic>
          </wp:inline>
        </w:drawing>
      </w:r>
    </w:p>
    <w:p w14:paraId="189C89A4" w14:textId="4C3FCCDB" w:rsidR="007258F5" w:rsidRDefault="00620DA4" w:rsidP="000F36F4">
      <w:pPr>
        <w:pStyle w:val="ListParagraph"/>
        <w:ind w:left="1080"/>
        <w:rPr>
          <w:lang w:val="en-GB"/>
        </w:rPr>
      </w:pPr>
      <w:r>
        <w:rPr>
          <w:noProof/>
        </w:rPr>
        <w:lastRenderedPageBreak/>
        <w:drawing>
          <wp:inline distT="0" distB="0" distL="0" distR="0" wp14:anchorId="119F253E" wp14:editId="091486E5">
            <wp:extent cx="3597910" cy="2744871"/>
            <wp:effectExtent l="0" t="0" r="2540" b="0"/>
            <wp:docPr id="10"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766" cy="2748576"/>
                    </a:xfrm>
                    <a:prstGeom prst="rect">
                      <a:avLst/>
                    </a:prstGeom>
                    <a:noFill/>
                    <a:ln>
                      <a:noFill/>
                    </a:ln>
                  </pic:spPr>
                </pic:pic>
              </a:graphicData>
            </a:graphic>
          </wp:inline>
        </w:drawing>
      </w:r>
    </w:p>
    <w:p w14:paraId="18FCE3F6" w14:textId="1E5C916D" w:rsidR="00517E06" w:rsidRDefault="00252A49" w:rsidP="000F36F4">
      <w:pPr>
        <w:pStyle w:val="ListParagraph"/>
        <w:ind w:left="1080"/>
        <w:rPr>
          <w:lang w:val="en-GB"/>
        </w:rPr>
      </w:pPr>
      <w:r>
        <w:rPr>
          <w:noProof/>
        </w:rPr>
        <w:drawing>
          <wp:inline distT="0" distB="0" distL="0" distR="0" wp14:anchorId="09B124F2" wp14:editId="4137C486">
            <wp:extent cx="4608045" cy="2618509"/>
            <wp:effectExtent l="0" t="0" r="2540" b="0"/>
            <wp:docPr id="11"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1049" cy="2631581"/>
                    </a:xfrm>
                    <a:prstGeom prst="rect">
                      <a:avLst/>
                    </a:prstGeom>
                    <a:noFill/>
                    <a:ln>
                      <a:noFill/>
                    </a:ln>
                  </pic:spPr>
                </pic:pic>
              </a:graphicData>
            </a:graphic>
          </wp:inline>
        </w:drawing>
      </w:r>
    </w:p>
    <w:p w14:paraId="6AB6E3D9" w14:textId="783DEEF4" w:rsidR="00995591" w:rsidRDefault="00211097" w:rsidP="00211097">
      <w:pPr>
        <w:ind w:left="720"/>
        <w:rPr>
          <w:lang w:val="en-GB"/>
        </w:rPr>
      </w:pPr>
      <w:r>
        <w:rPr>
          <w:lang w:val="en-GB"/>
        </w:rPr>
        <w:t xml:space="preserve">D) </w:t>
      </w:r>
      <w:r w:rsidR="00D22F65" w:rsidRPr="00211097">
        <w:rPr>
          <w:lang w:val="en-GB"/>
        </w:rPr>
        <w:t xml:space="preserve"> mkdir </w:t>
      </w:r>
      <w:r w:rsidR="003A1AEE" w:rsidRPr="00211097">
        <w:rPr>
          <w:lang w:val="en-GB"/>
        </w:rPr>
        <w:t xml:space="preserve">allows the user to create </w:t>
      </w:r>
      <w:r w:rsidR="00725AF6" w:rsidRPr="00211097">
        <w:rPr>
          <w:lang w:val="en-GB"/>
        </w:rPr>
        <w:t xml:space="preserve">directory or multiple directories and </w:t>
      </w:r>
      <w:r w:rsidR="00995591" w:rsidRPr="00211097">
        <w:rPr>
          <w:lang w:val="en-GB"/>
        </w:rPr>
        <w:t xml:space="preserve">set the permissions for them at the same time </w:t>
      </w:r>
    </w:p>
    <w:p w14:paraId="40AB7EC0" w14:textId="500A7A16" w:rsidR="009D10D1" w:rsidRPr="00211097" w:rsidRDefault="009D10D1" w:rsidP="00343F5E">
      <w:pPr>
        <w:ind w:left="1440"/>
        <w:rPr>
          <w:lang w:val="en-GB"/>
        </w:rPr>
      </w:pPr>
      <w:r>
        <w:rPr>
          <w:noProof/>
        </w:rPr>
        <w:lastRenderedPageBreak/>
        <w:drawing>
          <wp:inline distT="0" distB="0" distL="0" distR="0" wp14:anchorId="442A6F1C" wp14:editId="6E867BA5">
            <wp:extent cx="4006619" cy="2958133"/>
            <wp:effectExtent l="0" t="0" r="0" b="0"/>
            <wp:docPr id="7"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572" cy="2961051"/>
                    </a:xfrm>
                    <a:prstGeom prst="rect">
                      <a:avLst/>
                    </a:prstGeom>
                    <a:noFill/>
                    <a:ln>
                      <a:noFill/>
                    </a:ln>
                  </pic:spPr>
                </pic:pic>
              </a:graphicData>
            </a:graphic>
          </wp:inline>
        </w:drawing>
      </w:r>
    </w:p>
    <w:p w14:paraId="2814894A" w14:textId="74A9289E" w:rsidR="00211097" w:rsidRDefault="00315A39" w:rsidP="00211097">
      <w:pPr>
        <w:pStyle w:val="ListParagraph"/>
        <w:numPr>
          <w:ilvl w:val="0"/>
          <w:numId w:val="4"/>
        </w:numPr>
        <w:rPr>
          <w:lang w:val="en-GB"/>
        </w:rPr>
      </w:pPr>
      <w:r>
        <w:rPr>
          <w:lang w:val="en-GB"/>
        </w:rPr>
        <w:t xml:space="preserve">To display a </w:t>
      </w:r>
      <w:r w:rsidR="00BB7372">
        <w:rPr>
          <w:lang w:val="en-GB"/>
        </w:rPr>
        <w:t xml:space="preserve">message </w:t>
      </w:r>
      <w:r w:rsidR="00FE74D6">
        <w:rPr>
          <w:lang w:val="en-GB"/>
        </w:rPr>
        <w:t xml:space="preserve">after creating every directory </w:t>
      </w:r>
      <w:r w:rsidR="007F587F">
        <w:rPr>
          <w:lang w:val="en-GB"/>
        </w:rPr>
        <w:t>with the name of the directory use the command (mkdir -v [directory])</w:t>
      </w:r>
    </w:p>
    <w:p w14:paraId="7A989B92" w14:textId="41611F7B" w:rsidR="007F587F" w:rsidRDefault="007F587F" w:rsidP="00E84020">
      <w:pPr>
        <w:pStyle w:val="ListParagraph"/>
        <w:ind w:left="1080"/>
        <w:rPr>
          <w:lang w:val="en-GB"/>
        </w:rPr>
      </w:pPr>
      <w:r>
        <w:rPr>
          <w:lang w:val="en-GB"/>
        </w:rPr>
        <w:t>Example:</w:t>
      </w:r>
    </w:p>
    <w:p w14:paraId="77431946" w14:textId="104D8C0E" w:rsidR="00FC08AB" w:rsidRDefault="00E84020" w:rsidP="00FC08AB">
      <w:pPr>
        <w:pStyle w:val="ListParagraph"/>
        <w:numPr>
          <w:ilvl w:val="0"/>
          <w:numId w:val="4"/>
        </w:numPr>
        <w:rPr>
          <w:lang w:val="en-GB"/>
        </w:rPr>
      </w:pPr>
      <w:proofErr w:type="gramStart"/>
      <w:r>
        <w:rPr>
          <w:lang w:val="en-GB"/>
        </w:rPr>
        <w:t>In order to</w:t>
      </w:r>
      <w:proofErr w:type="gramEnd"/>
      <w:r>
        <w:rPr>
          <w:lang w:val="en-GB"/>
        </w:rPr>
        <w:t xml:space="preserve"> set the files mode of </w:t>
      </w:r>
      <w:r w:rsidR="00202E3E">
        <w:rPr>
          <w:lang w:val="en-GB"/>
        </w:rPr>
        <w:t xml:space="preserve">the created directory which specifies </w:t>
      </w:r>
      <w:r w:rsidR="009B4CCD">
        <w:rPr>
          <w:lang w:val="en-GB"/>
        </w:rPr>
        <w:t>the access</w:t>
      </w:r>
      <w:r w:rsidR="009B33ED">
        <w:rPr>
          <w:lang w:val="en-GB"/>
        </w:rPr>
        <w:t xml:space="preserve"> given for the users</w:t>
      </w:r>
      <w:r w:rsidR="004D3DFA">
        <w:rPr>
          <w:lang w:val="en-GB"/>
        </w:rPr>
        <w:t xml:space="preserve">. The command used is (mkdir -m a=rwx [Directory]) </w:t>
      </w:r>
      <w:r w:rsidR="00B8120B">
        <w:rPr>
          <w:lang w:val="en-GB"/>
        </w:rPr>
        <w:t xml:space="preserve">where r, w, x stand for </w:t>
      </w:r>
      <w:r w:rsidR="00FC08AB">
        <w:rPr>
          <w:lang w:val="en-GB"/>
        </w:rPr>
        <w:t>Read, write, execute respectively.</w:t>
      </w:r>
    </w:p>
    <w:p w14:paraId="217F9FB4" w14:textId="2B4AD42D" w:rsidR="00FC08AB" w:rsidRDefault="00FC08AB" w:rsidP="00FC08AB">
      <w:pPr>
        <w:pStyle w:val="ListParagraph"/>
        <w:ind w:left="1080"/>
        <w:rPr>
          <w:lang w:val="en-GB"/>
        </w:rPr>
      </w:pPr>
      <w:r>
        <w:rPr>
          <w:lang w:val="en-GB"/>
        </w:rPr>
        <w:t>Example:</w:t>
      </w:r>
    </w:p>
    <w:p w14:paraId="5D0D5EE6" w14:textId="517791C9" w:rsidR="007C0FDA" w:rsidRDefault="00C022FC" w:rsidP="00303B95">
      <w:pPr>
        <w:ind w:left="720"/>
        <w:rPr>
          <w:lang w:val="en-GB"/>
        </w:rPr>
      </w:pPr>
      <w:r>
        <w:rPr>
          <w:lang w:val="en-GB"/>
        </w:rPr>
        <w:t xml:space="preserve">E) </w:t>
      </w:r>
      <w:r w:rsidR="007C0FDA">
        <w:rPr>
          <w:lang w:val="en-GB"/>
        </w:rPr>
        <w:t>“</w:t>
      </w:r>
      <w:r>
        <w:rPr>
          <w:lang w:val="en-GB"/>
        </w:rPr>
        <w:t>Which</w:t>
      </w:r>
      <w:r w:rsidR="007C0FDA">
        <w:rPr>
          <w:lang w:val="en-GB"/>
        </w:rPr>
        <w:t xml:space="preserve">” is the command used to </w:t>
      </w:r>
      <w:r w:rsidR="00D54C2C">
        <w:rPr>
          <w:lang w:val="en-GB"/>
        </w:rPr>
        <w:t xml:space="preserve">determine the location </w:t>
      </w:r>
      <w:r w:rsidR="00893932">
        <w:rPr>
          <w:lang w:val="en-GB"/>
        </w:rPr>
        <w:t xml:space="preserve">in the PATH environment </w:t>
      </w:r>
      <w:r w:rsidR="00D269F4">
        <w:rPr>
          <w:lang w:val="en-GB"/>
        </w:rPr>
        <w:t>variable then list the full path of the command specified</w:t>
      </w:r>
      <w:r w:rsidR="00CE04B2">
        <w:rPr>
          <w:lang w:val="en-GB"/>
        </w:rPr>
        <w:t xml:space="preserve">. </w:t>
      </w:r>
    </w:p>
    <w:p w14:paraId="733B682F" w14:textId="460E2C4A" w:rsidR="00FB455F" w:rsidRDefault="00120D41" w:rsidP="00120D41">
      <w:pPr>
        <w:ind w:firstLine="720"/>
        <w:rPr>
          <w:lang w:val="en-GB"/>
        </w:rPr>
      </w:pPr>
      <w:r>
        <w:rPr>
          <w:noProof/>
          <w:lang w:val="en-GB"/>
        </w:rPr>
        <w:t xml:space="preserve"> </w:t>
      </w:r>
      <w:r>
        <w:rPr>
          <w:noProof/>
          <w:lang w:val="en-GB"/>
        </w:rPr>
        <w:drawing>
          <wp:inline distT="0" distB="0" distL="0" distR="0" wp14:anchorId="6565F564" wp14:editId="554AA243">
            <wp:extent cx="4572000" cy="2573020"/>
            <wp:effectExtent l="0" t="0" r="0" b="0"/>
            <wp:docPr id="12910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573020"/>
                    </a:xfrm>
                    <a:prstGeom prst="rect">
                      <a:avLst/>
                    </a:prstGeom>
                    <a:noFill/>
                    <a:ln>
                      <a:noFill/>
                    </a:ln>
                  </pic:spPr>
                </pic:pic>
              </a:graphicData>
            </a:graphic>
          </wp:inline>
        </w:drawing>
      </w:r>
    </w:p>
    <w:p w14:paraId="468F9B29" w14:textId="57F2BE6F" w:rsidR="00467E17" w:rsidRDefault="00303B95" w:rsidP="00C9157C">
      <w:pPr>
        <w:ind w:left="720"/>
        <w:rPr>
          <w:lang w:val="en-GB"/>
        </w:rPr>
      </w:pPr>
      <w:proofErr w:type="gramStart"/>
      <w:r>
        <w:rPr>
          <w:lang w:val="en-GB"/>
        </w:rPr>
        <w:t xml:space="preserve">F)  </w:t>
      </w:r>
      <w:r w:rsidR="003C2D4A">
        <w:rPr>
          <w:lang w:val="en-GB"/>
        </w:rPr>
        <w:t>“</w:t>
      </w:r>
      <w:proofErr w:type="gramEnd"/>
      <w:r w:rsidR="003C2D4A">
        <w:rPr>
          <w:lang w:val="en-GB"/>
        </w:rPr>
        <w:t xml:space="preserve">chmod” allows users </w:t>
      </w:r>
      <w:r w:rsidR="009023BF">
        <w:rPr>
          <w:lang w:val="en-GB"/>
        </w:rPr>
        <w:t xml:space="preserve">to </w:t>
      </w:r>
      <w:r w:rsidR="00D21928">
        <w:rPr>
          <w:lang w:val="en-GB"/>
        </w:rPr>
        <w:t>set permissions on file(s)</w:t>
      </w:r>
      <w:r w:rsidR="00157794">
        <w:rPr>
          <w:lang w:val="en-GB"/>
        </w:rPr>
        <w:t xml:space="preserve">, it could be by permitting, preventing a file from reading, </w:t>
      </w:r>
      <w:r w:rsidR="00372A9D">
        <w:rPr>
          <w:lang w:val="en-GB"/>
        </w:rPr>
        <w:t>modifying or executing</w:t>
      </w:r>
      <w:r w:rsidR="00C9157C">
        <w:rPr>
          <w:lang w:val="en-GB"/>
        </w:rPr>
        <w:t xml:space="preserve">. </w:t>
      </w:r>
    </w:p>
    <w:p w14:paraId="5AB25B11" w14:textId="0D2CDB07" w:rsidR="00C9157C" w:rsidRDefault="009377FB" w:rsidP="00C9157C">
      <w:pPr>
        <w:ind w:left="720"/>
        <w:rPr>
          <w:lang w:val="en-GB"/>
        </w:rPr>
      </w:pPr>
      <w:r>
        <w:rPr>
          <w:lang w:val="en-GB"/>
        </w:rPr>
        <w:t xml:space="preserve">The permission statement is set to </w:t>
      </w:r>
      <w:r w:rsidR="008618A4">
        <w:rPr>
          <w:lang w:val="en-GB"/>
        </w:rPr>
        <w:t>a group of people, who are they?</w:t>
      </w:r>
    </w:p>
    <w:p w14:paraId="52E69656" w14:textId="54A1073E" w:rsidR="008618A4" w:rsidRDefault="00026AEB" w:rsidP="008618A4">
      <w:pPr>
        <w:pStyle w:val="ListParagraph"/>
        <w:numPr>
          <w:ilvl w:val="0"/>
          <w:numId w:val="4"/>
        </w:numPr>
        <w:rPr>
          <w:lang w:val="en-GB"/>
        </w:rPr>
      </w:pPr>
      <w:r>
        <w:rPr>
          <w:lang w:val="en-GB"/>
        </w:rPr>
        <w:t>U: user or owner</w:t>
      </w:r>
    </w:p>
    <w:p w14:paraId="48E95687" w14:textId="08164578" w:rsidR="00026AEB" w:rsidRDefault="00026AEB" w:rsidP="008618A4">
      <w:pPr>
        <w:pStyle w:val="ListParagraph"/>
        <w:numPr>
          <w:ilvl w:val="0"/>
          <w:numId w:val="4"/>
        </w:numPr>
        <w:rPr>
          <w:lang w:val="en-GB"/>
        </w:rPr>
      </w:pPr>
      <w:r>
        <w:rPr>
          <w:lang w:val="en-GB"/>
        </w:rPr>
        <w:t xml:space="preserve">G: Group, </w:t>
      </w:r>
      <w:r w:rsidR="0012390E">
        <w:rPr>
          <w:lang w:val="en-GB"/>
        </w:rPr>
        <w:t>members of group the file belongs to</w:t>
      </w:r>
    </w:p>
    <w:p w14:paraId="4B7C231A" w14:textId="741E9AB7" w:rsidR="0012390E" w:rsidRDefault="0012390E" w:rsidP="008618A4">
      <w:pPr>
        <w:pStyle w:val="ListParagraph"/>
        <w:numPr>
          <w:ilvl w:val="0"/>
          <w:numId w:val="4"/>
        </w:numPr>
        <w:rPr>
          <w:lang w:val="en-GB"/>
        </w:rPr>
      </w:pPr>
      <w:r>
        <w:rPr>
          <w:lang w:val="en-GB"/>
        </w:rPr>
        <w:lastRenderedPageBreak/>
        <w:t xml:space="preserve">O: Other, not u or g </w:t>
      </w:r>
    </w:p>
    <w:p w14:paraId="7CEC89CB" w14:textId="5934FD55" w:rsidR="00FE58BE" w:rsidRDefault="00FE58BE" w:rsidP="008618A4">
      <w:pPr>
        <w:pStyle w:val="ListParagraph"/>
        <w:numPr>
          <w:ilvl w:val="0"/>
          <w:numId w:val="4"/>
        </w:numPr>
        <w:rPr>
          <w:lang w:val="en-GB"/>
        </w:rPr>
      </w:pPr>
      <w:r>
        <w:rPr>
          <w:lang w:val="en-GB"/>
        </w:rPr>
        <w:t>A: All, the previous groups.</w:t>
      </w:r>
    </w:p>
    <w:p w14:paraId="2C916237" w14:textId="4378F355" w:rsidR="00FE58BE" w:rsidRDefault="00CB0902" w:rsidP="00CB0902">
      <w:pPr>
        <w:ind w:left="720"/>
        <w:rPr>
          <w:lang w:val="en-GB"/>
        </w:rPr>
      </w:pPr>
      <w:r>
        <w:rPr>
          <w:lang w:val="en-GB"/>
        </w:rPr>
        <w:t>What are the permissions set?</w:t>
      </w:r>
    </w:p>
    <w:p w14:paraId="5396DC2F" w14:textId="4EEC4FDC" w:rsidR="00CB0902" w:rsidRDefault="002E1E97" w:rsidP="00CB0902">
      <w:pPr>
        <w:pStyle w:val="ListParagraph"/>
        <w:numPr>
          <w:ilvl w:val="0"/>
          <w:numId w:val="4"/>
        </w:numPr>
        <w:rPr>
          <w:lang w:val="en-GB"/>
        </w:rPr>
      </w:pPr>
      <w:r>
        <w:rPr>
          <w:lang w:val="en-GB"/>
        </w:rPr>
        <w:t>-: removes the permission</w:t>
      </w:r>
    </w:p>
    <w:p w14:paraId="29DC9A0B" w14:textId="04690740" w:rsidR="002E1E97" w:rsidRDefault="002E1E97" w:rsidP="00CB0902">
      <w:pPr>
        <w:pStyle w:val="ListParagraph"/>
        <w:numPr>
          <w:ilvl w:val="0"/>
          <w:numId w:val="4"/>
        </w:numPr>
        <w:rPr>
          <w:lang w:val="en-GB"/>
        </w:rPr>
      </w:pPr>
      <w:r>
        <w:rPr>
          <w:lang w:val="en-GB"/>
        </w:rPr>
        <w:t xml:space="preserve">+: to grant the </w:t>
      </w:r>
      <w:proofErr w:type="gramStart"/>
      <w:r>
        <w:rPr>
          <w:lang w:val="en-GB"/>
        </w:rPr>
        <w:t>permission</w:t>
      </w:r>
      <w:proofErr w:type="gramEnd"/>
    </w:p>
    <w:p w14:paraId="637862B5" w14:textId="63FBCED5" w:rsidR="002E1E97" w:rsidRDefault="002E1E97" w:rsidP="00CB0902">
      <w:pPr>
        <w:pStyle w:val="ListParagraph"/>
        <w:numPr>
          <w:ilvl w:val="0"/>
          <w:numId w:val="4"/>
        </w:numPr>
        <w:rPr>
          <w:lang w:val="en-GB"/>
        </w:rPr>
      </w:pPr>
      <w:r>
        <w:rPr>
          <w:lang w:val="en-GB"/>
        </w:rPr>
        <w:t>=: to set the permission</w:t>
      </w:r>
    </w:p>
    <w:p w14:paraId="3C4FC343" w14:textId="3B831330" w:rsidR="002E1E97" w:rsidRDefault="002E1E97" w:rsidP="002E1E97">
      <w:pPr>
        <w:ind w:left="720"/>
        <w:rPr>
          <w:lang w:val="en-GB"/>
        </w:rPr>
      </w:pPr>
      <w:r>
        <w:rPr>
          <w:lang w:val="en-GB"/>
        </w:rPr>
        <w:t>Which permission statements?</w:t>
      </w:r>
    </w:p>
    <w:p w14:paraId="1562D172" w14:textId="2EA7882A" w:rsidR="002E1E97" w:rsidRDefault="00EE2372" w:rsidP="002E1E97">
      <w:pPr>
        <w:pStyle w:val="ListParagraph"/>
        <w:numPr>
          <w:ilvl w:val="0"/>
          <w:numId w:val="4"/>
        </w:numPr>
        <w:rPr>
          <w:lang w:val="en-GB"/>
        </w:rPr>
      </w:pPr>
      <w:r>
        <w:rPr>
          <w:lang w:val="en-GB"/>
        </w:rPr>
        <w:t>R: read</w:t>
      </w:r>
    </w:p>
    <w:p w14:paraId="0E94EADD" w14:textId="59C7B09A" w:rsidR="00EE2372" w:rsidRDefault="00EE2372" w:rsidP="002E1E97">
      <w:pPr>
        <w:pStyle w:val="ListParagraph"/>
        <w:numPr>
          <w:ilvl w:val="0"/>
          <w:numId w:val="4"/>
        </w:numPr>
        <w:rPr>
          <w:lang w:val="en-GB"/>
        </w:rPr>
      </w:pPr>
      <w:r>
        <w:rPr>
          <w:lang w:val="en-GB"/>
        </w:rPr>
        <w:t>W: write</w:t>
      </w:r>
    </w:p>
    <w:p w14:paraId="08A0685E" w14:textId="588EAD7C" w:rsidR="00EE2372" w:rsidRDefault="00EE2372" w:rsidP="002E1E97">
      <w:pPr>
        <w:pStyle w:val="ListParagraph"/>
        <w:numPr>
          <w:ilvl w:val="0"/>
          <w:numId w:val="4"/>
        </w:numPr>
        <w:rPr>
          <w:lang w:val="en-GB"/>
        </w:rPr>
      </w:pPr>
      <w:r>
        <w:rPr>
          <w:lang w:val="en-GB"/>
        </w:rPr>
        <w:t>X: execute</w:t>
      </w:r>
    </w:p>
    <w:p w14:paraId="5045C370" w14:textId="68058BFA" w:rsidR="00FB455F" w:rsidRDefault="0006264D" w:rsidP="00486FEF">
      <w:pPr>
        <w:pStyle w:val="ListParagraph"/>
        <w:rPr>
          <w:lang w:val="en-GB"/>
        </w:rPr>
      </w:pPr>
      <w:r>
        <w:rPr>
          <w:noProof/>
          <w:lang w:val="en-GB"/>
        </w:rPr>
        <w:drawing>
          <wp:inline distT="0" distB="0" distL="0" distR="0" wp14:anchorId="1CC4B90F" wp14:editId="277253CC">
            <wp:extent cx="5726430" cy="3792220"/>
            <wp:effectExtent l="0" t="0" r="7620" b="0"/>
            <wp:docPr id="357079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3792220"/>
                    </a:xfrm>
                    <a:prstGeom prst="rect">
                      <a:avLst/>
                    </a:prstGeom>
                    <a:noFill/>
                    <a:ln>
                      <a:noFill/>
                    </a:ln>
                  </pic:spPr>
                </pic:pic>
              </a:graphicData>
            </a:graphic>
          </wp:inline>
        </w:drawing>
      </w:r>
    </w:p>
    <w:p w14:paraId="5F40C6A1" w14:textId="77777777" w:rsidR="00FB455F" w:rsidRDefault="00FB455F" w:rsidP="00486FEF">
      <w:pPr>
        <w:pStyle w:val="ListParagraph"/>
        <w:rPr>
          <w:lang w:val="en-GB"/>
        </w:rPr>
      </w:pPr>
    </w:p>
    <w:p w14:paraId="4B152B88" w14:textId="77777777" w:rsidR="00FB455F" w:rsidRDefault="00FB455F" w:rsidP="00486FEF">
      <w:pPr>
        <w:pStyle w:val="ListParagraph"/>
        <w:rPr>
          <w:lang w:val="en-GB"/>
        </w:rPr>
      </w:pPr>
    </w:p>
    <w:p w14:paraId="0EFAAC8B" w14:textId="77777777" w:rsidR="00FB455F" w:rsidRDefault="00FB455F" w:rsidP="00486FEF">
      <w:pPr>
        <w:pStyle w:val="ListParagraph"/>
        <w:rPr>
          <w:lang w:val="en-GB"/>
        </w:rPr>
      </w:pPr>
    </w:p>
    <w:p w14:paraId="1A1A2368" w14:textId="1C3D8693" w:rsidR="00FB455F" w:rsidRDefault="00FB455F" w:rsidP="00941DCA">
      <w:pPr>
        <w:pStyle w:val="ListParagraph"/>
        <w:numPr>
          <w:ilvl w:val="0"/>
          <w:numId w:val="3"/>
        </w:numPr>
        <w:rPr>
          <w:lang w:val="en-GB"/>
        </w:rPr>
      </w:pPr>
    </w:p>
    <w:p w14:paraId="66A2A2E9" w14:textId="41BA108F" w:rsidR="00486FEF" w:rsidRDefault="00486FEF" w:rsidP="00486FEF">
      <w:pPr>
        <w:pStyle w:val="ListParagraph"/>
        <w:rPr>
          <w:lang w:val="en-GB"/>
        </w:rPr>
      </w:pPr>
      <w:r>
        <w:rPr>
          <w:lang w:val="en-GB"/>
        </w:rPr>
        <w:t xml:space="preserve">Example: </w:t>
      </w:r>
    </w:p>
    <w:p w14:paraId="1B25858F" w14:textId="6B1284DD" w:rsidR="00486FEF" w:rsidRDefault="00FA708C" w:rsidP="00486FEF">
      <w:pPr>
        <w:pStyle w:val="ListParagraph"/>
        <w:rPr>
          <w:lang w:val="en-GB"/>
        </w:rPr>
      </w:pPr>
      <w:r>
        <w:rPr>
          <w:noProof/>
        </w:rPr>
        <w:drawing>
          <wp:inline distT="0" distB="0" distL="0" distR="0" wp14:anchorId="7C5EABE7" wp14:editId="14611294">
            <wp:extent cx="5417185" cy="49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185" cy="498475"/>
                    </a:xfrm>
                    <a:prstGeom prst="rect">
                      <a:avLst/>
                    </a:prstGeom>
                    <a:noFill/>
                    <a:ln>
                      <a:noFill/>
                    </a:ln>
                  </pic:spPr>
                </pic:pic>
              </a:graphicData>
            </a:graphic>
          </wp:inline>
        </w:drawing>
      </w:r>
    </w:p>
    <w:p w14:paraId="443EFD77" w14:textId="49993833" w:rsidR="00B95336" w:rsidRDefault="00B95336" w:rsidP="00486FEF">
      <w:pPr>
        <w:pStyle w:val="ListParagraph"/>
        <w:rPr>
          <w:lang w:val="en-GB"/>
        </w:rPr>
      </w:pPr>
      <w:r>
        <w:rPr>
          <w:noProof/>
        </w:rPr>
        <w:lastRenderedPageBreak/>
        <w:drawing>
          <wp:inline distT="0" distB="0" distL="0" distR="0" wp14:anchorId="3CF62B15" wp14:editId="553802AA">
            <wp:extent cx="5731510" cy="3021965"/>
            <wp:effectExtent l="0" t="0" r="254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4B6F7545" w14:textId="77777777" w:rsidR="007F7B0C" w:rsidRPr="007F7B0C" w:rsidRDefault="007F7B0C" w:rsidP="007F7B0C">
      <w:pPr>
        <w:pStyle w:val="ListParagraph"/>
      </w:pPr>
      <w:r w:rsidRPr="007F7B0C">
        <w:t>This line performs the following tasks:</w:t>
      </w:r>
    </w:p>
    <w:p w14:paraId="0DF2B5CE" w14:textId="77777777" w:rsidR="007F7B0C" w:rsidRPr="007F7B0C" w:rsidRDefault="007F7B0C" w:rsidP="007F7B0C">
      <w:pPr>
        <w:pStyle w:val="ListParagraph"/>
      </w:pPr>
    </w:p>
    <w:p w14:paraId="33355C3B" w14:textId="77777777" w:rsidR="007F7B0C" w:rsidRPr="007F7B0C" w:rsidRDefault="007F7B0C" w:rsidP="007F7B0C">
      <w:pPr>
        <w:pStyle w:val="ListParagraph"/>
      </w:pPr>
      <w:r w:rsidRPr="007F7B0C">
        <w:t>ls -l lists the contents of the current directory with detailed information (permissions, owner, size, etc.).</w:t>
      </w:r>
    </w:p>
    <w:p w14:paraId="21200659" w14:textId="77777777" w:rsidR="007F7B0C" w:rsidRPr="007F7B0C" w:rsidRDefault="007F7B0C" w:rsidP="007F7B0C">
      <w:pPr>
        <w:pStyle w:val="ListParagraph"/>
      </w:pPr>
      <w:r w:rsidRPr="007F7B0C">
        <w:t>The output of the ls -l command is then passed as input to grep.</w:t>
      </w:r>
    </w:p>
    <w:p w14:paraId="64A03FAC" w14:textId="77777777" w:rsidR="007F7B0C" w:rsidRPr="007F7B0C" w:rsidRDefault="007F7B0C" w:rsidP="007F7B0C">
      <w:pPr>
        <w:pStyle w:val="ListParagraph"/>
      </w:pPr>
      <w:r w:rsidRPr="007F7B0C">
        <w:t>grep ".txt" filters the output of ls -l to show only the lines that contain the ".txt" extension.</w:t>
      </w:r>
    </w:p>
    <w:p w14:paraId="72B7A44A" w14:textId="77777777" w:rsidR="007F7B0C" w:rsidRPr="007F7B0C" w:rsidRDefault="007F7B0C" w:rsidP="007F7B0C">
      <w:pPr>
        <w:pStyle w:val="ListParagraph"/>
      </w:pPr>
      <w:r w:rsidRPr="007F7B0C">
        <w:t>The output of the grep command is then redirected using the &gt; operator to a file named "textfiles.txt".</w:t>
      </w:r>
    </w:p>
    <w:p w14:paraId="59013BB3" w14:textId="0A269FED" w:rsidR="007F7B0C" w:rsidRDefault="007F7B0C" w:rsidP="007F7B0C">
      <w:pPr>
        <w:pStyle w:val="ListParagraph"/>
      </w:pPr>
      <w:r w:rsidRPr="007F7B0C">
        <w:t>In this way, the line performs a simple chore of listing all the files in the current directory with the ".txt" extension and saving the result to a file named "textfiles.txt".</w:t>
      </w:r>
    </w:p>
    <w:p w14:paraId="30E66E70" w14:textId="77777777" w:rsidR="00941DCA" w:rsidRDefault="00941DCA" w:rsidP="007F7B0C">
      <w:pPr>
        <w:pStyle w:val="ListParagraph"/>
      </w:pPr>
    </w:p>
    <w:p w14:paraId="6E502487" w14:textId="77777777" w:rsidR="00941DCA" w:rsidRDefault="00941DCA" w:rsidP="007F7B0C">
      <w:pPr>
        <w:pStyle w:val="ListParagraph"/>
      </w:pPr>
    </w:p>
    <w:p w14:paraId="050C9C6F" w14:textId="77777777" w:rsidR="00941DCA" w:rsidRDefault="00941DCA" w:rsidP="007F7B0C">
      <w:pPr>
        <w:pStyle w:val="ListParagraph"/>
        <w:rPr>
          <w:lang w:val="en-GB"/>
        </w:rPr>
      </w:pPr>
    </w:p>
    <w:p w14:paraId="1EDCFE44" w14:textId="77777777" w:rsidR="007D3598" w:rsidRDefault="007D3598" w:rsidP="007F7B0C">
      <w:pPr>
        <w:pStyle w:val="ListParagraph"/>
        <w:rPr>
          <w:lang w:val="en-GB"/>
        </w:rPr>
      </w:pPr>
    </w:p>
    <w:p w14:paraId="3DA1F43F" w14:textId="35A20D3D" w:rsidR="007D3598" w:rsidRPr="005A0B41" w:rsidRDefault="005A0B41" w:rsidP="005A0B41">
      <w:pPr>
        <w:pStyle w:val="Heading2"/>
        <w:rPr>
          <w:lang w:val="en-GB"/>
        </w:rPr>
      </w:pPr>
      <w:bookmarkStart w:id="8" w:name="_Toc158282037"/>
      <w:r>
        <w:t>Grundl</w:t>
      </w:r>
      <w:r>
        <w:rPr>
          <w:lang w:val="en-GB"/>
        </w:rPr>
        <w:t>ä</w:t>
      </w:r>
      <w:r>
        <w:t>ggande systemdata</w:t>
      </w:r>
      <w:bookmarkEnd w:id="8"/>
    </w:p>
    <w:p w14:paraId="1A9969C6" w14:textId="192FD467" w:rsidR="00E81D26" w:rsidRDefault="00924A70" w:rsidP="00E81D26">
      <w:pPr>
        <w:pStyle w:val="ListParagraph"/>
        <w:numPr>
          <w:ilvl w:val="0"/>
          <w:numId w:val="3"/>
        </w:numPr>
        <w:rPr>
          <w:lang w:val="en-GB"/>
        </w:rPr>
      </w:pPr>
      <w:r>
        <w:rPr>
          <w:lang w:val="en-GB"/>
        </w:rPr>
        <w:t>Uname, df, free and vmstat</w:t>
      </w:r>
    </w:p>
    <w:p w14:paraId="40010D23" w14:textId="617F7246" w:rsidR="0015505C" w:rsidRDefault="00924A70" w:rsidP="0015505C">
      <w:pPr>
        <w:pStyle w:val="ListParagraph"/>
        <w:numPr>
          <w:ilvl w:val="0"/>
          <w:numId w:val="5"/>
        </w:numPr>
        <w:rPr>
          <w:lang w:val="en-GB"/>
        </w:rPr>
      </w:pPr>
      <w:r>
        <w:rPr>
          <w:lang w:val="en-GB"/>
        </w:rPr>
        <w:t xml:space="preserve">Uname </w:t>
      </w:r>
      <w:r w:rsidR="0015505C">
        <w:rPr>
          <w:lang w:val="en-GB"/>
        </w:rPr>
        <w:t xml:space="preserve">-a: to state </w:t>
      </w:r>
      <w:r w:rsidR="00F90F5D">
        <w:rPr>
          <w:lang w:val="en-GB"/>
        </w:rPr>
        <w:t>operating system, kernel version and hardware</w:t>
      </w:r>
      <w:r w:rsidR="00DF2EF0">
        <w:rPr>
          <w:lang w:val="en-GB"/>
        </w:rPr>
        <w:t xml:space="preserve">. </w:t>
      </w:r>
    </w:p>
    <w:p w14:paraId="2D62372C" w14:textId="77777777" w:rsidR="00084E39" w:rsidRDefault="00E82051" w:rsidP="00E82051">
      <w:pPr>
        <w:pStyle w:val="ListParagraph"/>
        <w:ind w:left="1080"/>
        <w:rPr>
          <w:lang w:val="en-GB"/>
        </w:rPr>
      </w:pPr>
      <w:r>
        <w:rPr>
          <w:lang w:val="en-GB"/>
        </w:rPr>
        <w:t>Example:</w:t>
      </w:r>
    </w:p>
    <w:p w14:paraId="1F623B73" w14:textId="57F162B4" w:rsidR="00E82051" w:rsidRDefault="00A51A21" w:rsidP="00E82051">
      <w:pPr>
        <w:pStyle w:val="ListParagraph"/>
        <w:ind w:left="1080"/>
        <w:rPr>
          <w:lang w:val="en-GB"/>
        </w:rPr>
      </w:pPr>
      <w:r>
        <w:rPr>
          <w:noProof/>
        </w:rPr>
        <w:lastRenderedPageBreak/>
        <w:drawing>
          <wp:inline distT="0" distB="0" distL="0" distR="0" wp14:anchorId="6CB9ACB2" wp14:editId="4F21D4A9">
            <wp:extent cx="5731510" cy="4373880"/>
            <wp:effectExtent l="0" t="0" r="2540" b="7620"/>
            <wp:docPr id="14" name="Picture 1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73880"/>
                    </a:xfrm>
                    <a:prstGeom prst="rect">
                      <a:avLst/>
                    </a:prstGeom>
                    <a:noFill/>
                    <a:ln>
                      <a:noFill/>
                    </a:ln>
                  </pic:spPr>
                </pic:pic>
              </a:graphicData>
            </a:graphic>
          </wp:inline>
        </w:drawing>
      </w:r>
      <w:r w:rsidR="00E82051">
        <w:rPr>
          <w:lang w:val="en-GB"/>
        </w:rPr>
        <w:t xml:space="preserve"> </w:t>
      </w:r>
    </w:p>
    <w:p w14:paraId="2FFA0BF8" w14:textId="4D11D46A" w:rsidR="00E82051" w:rsidRDefault="00E82051" w:rsidP="00E82051">
      <w:pPr>
        <w:pStyle w:val="ListParagraph"/>
        <w:ind w:left="1080"/>
        <w:rPr>
          <w:lang w:val="en-GB"/>
        </w:rPr>
      </w:pPr>
      <w:r>
        <w:rPr>
          <w:lang w:val="en-GB"/>
        </w:rPr>
        <w:t xml:space="preserve">The image shows the operating system used is </w:t>
      </w:r>
      <w:r w:rsidR="00D727A8">
        <w:rPr>
          <w:lang w:val="en-GB"/>
        </w:rPr>
        <w:t xml:space="preserve">Linux </w:t>
      </w:r>
      <w:r w:rsidR="000D2B98">
        <w:rPr>
          <w:lang w:val="en-GB"/>
        </w:rPr>
        <w:t xml:space="preserve">and version </w:t>
      </w:r>
      <w:r w:rsidR="00D462DE">
        <w:rPr>
          <w:lang w:val="en-GB"/>
        </w:rPr>
        <w:t>used is “18.04.2 LTS (Bionic Beaver)</w:t>
      </w:r>
      <w:r w:rsidR="00204F62">
        <w:rPr>
          <w:lang w:val="en-GB"/>
        </w:rPr>
        <w:t xml:space="preserve">” </w:t>
      </w:r>
    </w:p>
    <w:p w14:paraId="0EF63F07" w14:textId="69B780C7" w:rsidR="00204F62" w:rsidRDefault="00204F62" w:rsidP="00E82051">
      <w:pPr>
        <w:pStyle w:val="ListParagraph"/>
        <w:ind w:left="1080"/>
        <w:rPr>
          <w:lang w:val="en-GB"/>
        </w:rPr>
      </w:pPr>
      <w:r>
        <w:rPr>
          <w:lang w:val="en-GB"/>
        </w:rPr>
        <w:t>Another way to that is using the command (</w:t>
      </w:r>
      <w:r w:rsidRPr="00204F62">
        <w:rPr>
          <w:lang w:val="en-GB"/>
        </w:rPr>
        <w:t>cat /etc/os-release</w:t>
      </w:r>
      <w:r>
        <w:rPr>
          <w:lang w:val="en-GB"/>
        </w:rPr>
        <w:t>)</w:t>
      </w:r>
    </w:p>
    <w:p w14:paraId="5AABC057" w14:textId="77777777" w:rsidR="00BC23FB" w:rsidRDefault="00BC23FB" w:rsidP="00E82051">
      <w:pPr>
        <w:pStyle w:val="ListParagraph"/>
        <w:ind w:left="1080"/>
        <w:rPr>
          <w:lang w:val="en-GB"/>
        </w:rPr>
      </w:pPr>
    </w:p>
    <w:p w14:paraId="4A743D19" w14:textId="733226A8" w:rsidR="00204F62" w:rsidRDefault="00EB0E13" w:rsidP="002E6418">
      <w:pPr>
        <w:pStyle w:val="ListParagraph"/>
        <w:numPr>
          <w:ilvl w:val="0"/>
          <w:numId w:val="5"/>
        </w:numPr>
        <w:rPr>
          <w:lang w:val="en-GB"/>
        </w:rPr>
      </w:pPr>
      <w:proofErr w:type="gramStart"/>
      <w:r>
        <w:rPr>
          <w:lang w:val="en-GB"/>
        </w:rPr>
        <w:t>Free -m</w:t>
      </w:r>
      <w:proofErr w:type="gramEnd"/>
      <w:r>
        <w:rPr>
          <w:lang w:val="en-GB"/>
        </w:rPr>
        <w:t xml:space="preserve"> displays the physical and cache memory</w:t>
      </w:r>
      <w:r w:rsidR="00A10832">
        <w:rPr>
          <w:lang w:val="en-GB"/>
        </w:rPr>
        <w:t xml:space="preserve"> as shown below:</w:t>
      </w:r>
    </w:p>
    <w:p w14:paraId="17D95504" w14:textId="026B88D8" w:rsidR="00842E08" w:rsidRDefault="00E848DE" w:rsidP="00842E08">
      <w:pPr>
        <w:pStyle w:val="ListParagraph"/>
        <w:ind w:left="1080"/>
        <w:rPr>
          <w:lang w:val="en-GB"/>
        </w:rPr>
      </w:pPr>
      <w:r>
        <w:rPr>
          <w:lang w:val="en-GB"/>
        </w:rPr>
        <w:t xml:space="preserve">Which means that the total physical memory is </w:t>
      </w:r>
      <w:r w:rsidR="00DC02DB">
        <w:rPr>
          <w:lang w:val="en-GB"/>
        </w:rPr>
        <w:t>788</w:t>
      </w:r>
      <w:r w:rsidR="00C31537">
        <w:rPr>
          <w:lang w:val="en-GB"/>
        </w:rPr>
        <w:t xml:space="preserve">2 </w:t>
      </w:r>
      <w:proofErr w:type="gramStart"/>
      <w:r w:rsidR="00C31537">
        <w:rPr>
          <w:lang w:val="en-GB"/>
        </w:rPr>
        <w:t>GB</w:t>
      </w:r>
      <w:proofErr w:type="gramEnd"/>
    </w:p>
    <w:p w14:paraId="6F788D3B" w14:textId="1DB93F18" w:rsidR="00C31537" w:rsidRDefault="003B1CF6" w:rsidP="00842E08">
      <w:pPr>
        <w:pStyle w:val="ListParagraph"/>
        <w:ind w:left="1080"/>
        <w:rPr>
          <w:lang w:val="en-GB"/>
        </w:rPr>
      </w:pPr>
      <w:r>
        <w:rPr>
          <w:noProof/>
        </w:rPr>
        <w:lastRenderedPageBreak/>
        <w:drawing>
          <wp:inline distT="0" distB="0" distL="0" distR="0" wp14:anchorId="419800CD" wp14:editId="1B782473">
            <wp:extent cx="5731510" cy="4373880"/>
            <wp:effectExtent l="0" t="0" r="2540" b="7620"/>
            <wp:docPr id="15" name="Picture 1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73880"/>
                    </a:xfrm>
                    <a:prstGeom prst="rect">
                      <a:avLst/>
                    </a:prstGeom>
                    <a:noFill/>
                    <a:ln>
                      <a:noFill/>
                    </a:ln>
                  </pic:spPr>
                </pic:pic>
              </a:graphicData>
            </a:graphic>
          </wp:inline>
        </w:drawing>
      </w:r>
    </w:p>
    <w:p w14:paraId="72529E19" w14:textId="04653654" w:rsidR="00A10832" w:rsidRDefault="00AE70F4" w:rsidP="002E6418">
      <w:pPr>
        <w:pStyle w:val="ListParagraph"/>
        <w:numPr>
          <w:ilvl w:val="0"/>
          <w:numId w:val="5"/>
        </w:numPr>
        <w:rPr>
          <w:lang w:val="en-GB"/>
        </w:rPr>
      </w:pPr>
      <w:r>
        <w:rPr>
          <w:lang w:val="en-GB"/>
        </w:rPr>
        <w:t xml:space="preserve">Using the previous </w:t>
      </w:r>
      <w:r w:rsidR="00627263">
        <w:rPr>
          <w:lang w:val="en-GB"/>
        </w:rPr>
        <w:t xml:space="preserve">command to show the swap memory which is </w:t>
      </w:r>
      <w:proofErr w:type="gramStart"/>
      <w:r w:rsidR="00627263">
        <w:rPr>
          <w:lang w:val="en-GB"/>
        </w:rPr>
        <w:t xml:space="preserve">2047 </w:t>
      </w:r>
      <w:r w:rsidR="00D51D93">
        <w:rPr>
          <w:lang w:val="en-GB"/>
        </w:rPr>
        <w:t xml:space="preserve"> (</w:t>
      </w:r>
      <w:proofErr w:type="gramEnd"/>
      <w:r w:rsidR="00D51D93">
        <w:rPr>
          <w:lang w:val="en-GB"/>
        </w:rPr>
        <w:t xml:space="preserve">or inactive memory) </w:t>
      </w:r>
    </w:p>
    <w:p w14:paraId="05952F15" w14:textId="77777777" w:rsidR="003B1CF6" w:rsidRDefault="003B1CF6" w:rsidP="003B1CF6">
      <w:pPr>
        <w:pStyle w:val="ListParagraph"/>
        <w:ind w:left="1080"/>
        <w:rPr>
          <w:lang w:val="en-GB"/>
        </w:rPr>
      </w:pPr>
    </w:p>
    <w:p w14:paraId="76ABC4AE" w14:textId="37C7E9E5" w:rsidR="005F07B2" w:rsidRPr="006961DF" w:rsidRDefault="004A0395" w:rsidP="006961DF">
      <w:pPr>
        <w:pStyle w:val="ListParagraph"/>
        <w:numPr>
          <w:ilvl w:val="0"/>
          <w:numId w:val="5"/>
        </w:numPr>
        <w:rPr>
          <w:lang w:val="en-GB"/>
        </w:rPr>
      </w:pPr>
      <w:r>
        <w:rPr>
          <w:lang w:val="en-GB"/>
        </w:rPr>
        <w:t xml:space="preserve">To </w:t>
      </w:r>
      <w:r w:rsidR="00381232">
        <w:rPr>
          <w:lang w:val="en-GB"/>
        </w:rPr>
        <w:t>check the primary memory available (</w:t>
      </w:r>
      <w:r w:rsidR="0008279E">
        <w:rPr>
          <w:lang w:val="en-GB"/>
        </w:rPr>
        <w:t>cat /proc/</w:t>
      </w:r>
      <w:r w:rsidR="00606A1B">
        <w:rPr>
          <w:lang w:val="en-GB"/>
        </w:rPr>
        <w:t>mem</w:t>
      </w:r>
      <w:r w:rsidR="0008279E">
        <w:rPr>
          <w:lang w:val="en-GB"/>
        </w:rPr>
        <w:t>info)</w:t>
      </w:r>
      <w:r w:rsidR="00AD28D7">
        <w:rPr>
          <w:lang w:val="en-GB"/>
        </w:rPr>
        <w:t xml:space="preserve"> USE (FREE)</w:t>
      </w:r>
    </w:p>
    <w:p w14:paraId="76E6287A" w14:textId="7277D5BB" w:rsidR="005F07B2" w:rsidRDefault="006961DF" w:rsidP="005F07B2">
      <w:pPr>
        <w:pStyle w:val="ListParagraph"/>
        <w:ind w:left="1080"/>
        <w:rPr>
          <w:lang w:val="en-GB"/>
        </w:rPr>
      </w:pPr>
      <w:r w:rsidRPr="006961DF">
        <w:rPr>
          <w:lang w:val="en-GB"/>
        </w:rPr>
        <w:t xml:space="preserve">The value of primary memory available for new processes is MemAvailable which is listed as 5075844 kB, which </w:t>
      </w:r>
      <w:proofErr w:type="gramStart"/>
      <w:r w:rsidRPr="006961DF">
        <w:rPr>
          <w:lang w:val="en-GB"/>
        </w:rPr>
        <w:t>takes into account</w:t>
      </w:r>
      <w:proofErr w:type="gramEnd"/>
      <w:r w:rsidRPr="006961DF">
        <w:rPr>
          <w:lang w:val="en-GB"/>
        </w:rPr>
        <w:t xml:space="preserve"> MemFree, and the memory that can be reclaimed from buffers and cached resources.</w:t>
      </w:r>
    </w:p>
    <w:p w14:paraId="5CDF5D6A" w14:textId="77777777" w:rsidR="00E5306C" w:rsidRPr="00E5306C" w:rsidRDefault="00E5306C" w:rsidP="00E5306C">
      <w:pPr>
        <w:pStyle w:val="ListParagraph"/>
        <w:rPr>
          <w:lang w:val="en-GB"/>
        </w:rPr>
      </w:pPr>
    </w:p>
    <w:p w14:paraId="424C3F73" w14:textId="4A694F0A" w:rsidR="0048439B" w:rsidRDefault="003805AD" w:rsidP="0048439B">
      <w:pPr>
        <w:pStyle w:val="ListParagraph"/>
        <w:ind w:left="1080"/>
        <w:rPr>
          <w:lang w:val="en-GB"/>
        </w:rPr>
      </w:pPr>
      <w:r>
        <w:rPr>
          <w:noProof/>
        </w:rPr>
        <w:lastRenderedPageBreak/>
        <w:drawing>
          <wp:inline distT="0" distB="0" distL="0" distR="0" wp14:anchorId="036C3879" wp14:editId="59D1E003">
            <wp:extent cx="5731510" cy="3256280"/>
            <wp:effectExtent l="0" t="0" r="2540" b="1270"/>
            <wp:docPr id="17" name="Picture 1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020B45E7" w14:textId="0E29737E" w:rsidR="003805AD" w:rsidRDefault="003805AD" w:rsidP="0048439B">
      <w:pPr>
        <w:pStyle w:val="ListParagraph"/>
        <w:ind w:left="1080"/>
        <w:rPr>
          <w:lang w:val="en-GB"/>
        </w:rPr>
      </w:pPr>
      <w:r>
        <w:rPr>
          <w:noProof/>
        </w:rPr>
        <w:drawing>
          <wp:inline distT="0" distB="0" distL="0" distR="0" wp14:anchorId="0C2840F7" wp14:editId="41AE79EB">
            <wp:extent cx="5731510" cy="3256915"/>
            <wp:effectExtent l="0" t="0" r="2540" b="635"/>
            <wp:docPr id="18" name="Picture 1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re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6CC0E13B" w14:textId="50DE98A7" w:rsidR="004B10FB" w:rsidRDefault="00483704" w:rsidP="004B10FB">
      <w:pPr>
        <w:pStyle w:val="ListParagraph"/>
        <w:numPr>
          <w:ilvl w:val="0"/>
          <w:numId w:val="5"/>
        </w:numPr>
        <w:rPr>
          <w:lang w:val="en-GB"/>
        </w:rPr>
      </w:pPr>
      <w:r>
        <w:rPr>
          <w:lang w:val="en-GB"/>
        </w:rPr>
        <w:t xml:space="preserve">The command used to </w:t>
      </w:r>
      <w:r w:rsidR="00864EFE">
        <w:rPr>
          <w:lang w:val="en-GB"/>
        </w:rPr>
        <w:t xml:space="preserve">identify the capacity of every file system </w:t>
      </w:r>
      <w:r w:rsidR="00611232">
        <w:rPr>
          <w:lang w:val="en-GB"/>
        </w:rPr>
        <w:t>is (df -h</w:t>
      </w:r>
      <w:r w:rsidR="00C000C4">
        <w:rPr>
          <w:lang w:val="en-GB"/>
        </w:rPr>
        <w:t xml:space="preserve"> --total</w:t>
      </w:r>
      <w:r w:rsidR="00611232">
        <w:rPr>
          <w:lang w:val="en-GB"/>
        </w:rPr>
        <w:t>)</w:t>
      </w:r>
      <w:r w:rsidR="008B6F5D">
        <w:rPr>
          <w:lang w:val="en-GB"/>
        </w:rPr>
        <w:t xml:space="preserve"> </w:t>
      </w:r>
      <w:r w:rsidR="00C000C4">
        <w:rPr>
          <w:lang w:val="en-GB"/>
        </w:rPr>
        <w:t>which shows the total capacity size</w:t>
      </w:r>
      <w:r w:rsidR="000B7D53">
        <w:rPr>
          <w:lang w:val="en-GB"/>
        </w:rPr>
        <w:t xml:space="preserve">: 213G and the used size: </w:t>
      </w:r>
      <w:proofErr w:type="gramStart"/>
      <w:r w:rsidR="000B7D53">
        <w:rPr>
          <w:lang w:val="en-GB"/>
        </w:rPr>
        <w:t>23G</w:t>
      </w:r>
      <w:proofErr w:type="gramEnd"/>
    </w:p>
    <w:p w14:paraId="4073D26D" w14:textId="033A1EDC" w:rsidR="00573F8C" w:rsidRDefault="00573F8C" w:rsidP="00573F8C">
      <w:pPr>
        <w:pStyle w:val="ListParagraph"/>
        <w:ind w:left="1080"/>
        <w:rPr>
          <w:lang w:val="en-GB"/>
        </w:rPr>
      </w:pPr>
      <w:r>
        <w:rPr>
          <w:noProof/>
        </w:rPr>
        <w:lastRenderedPageBreak/>
        <w:drawing>
          <wp:inline distT="0" distB="0" distL="0" distR="0" wp14:anchorId="293DE4E7" wp14:editId="65C495AA">
            <wp:extent cx="5731510" cy="3256915"/>
            <wp:effectExtent l="0" t="0" r="2540" b="635"/>
            <wp:docPr id="19" name="Picture 1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re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1795E283" w14:textId="2CD67839" w:rsidR="00297D37" w:rsidRDefault="00D71A63" w:rsidP="00297D37">
      <w:pPr>
        <w:pStyle w:val="ListParagraph"/>
        <w:numPr>
          <w:ilvl w:val="0"/>
          <w:numId w:val="5"/>
        </w:numPr>
        <w:rPr>
          <w:lang w:val="en-GB"/>
        </w:rPr>
      </w:pPr>
      <w:r>
        <w:rPr>
          <w:lang w:val="en-GB"/>
        </w:rPr>
        <w:t xml:space="preserve">The </w:t>
      </w:r>
      <w:r w:rsidR="008A374F">
        <w:rPr>
          <w:lang w:val="en-GB"/>
        </w:rPr>
        <w:t xml:space="preserve">type of file systems used in the largest local size is: </w:t>
      </w:r>
      <w:r w:rsidR="00814C2B">
        <w:rPr>
          <w:lang w:val="en-GB"/>
        </w:rPr>
        <w:t>ext4</w:t>
      </w:r>
      <w:r w:rsidR="00834D89">
        <w:rPr>
          <w:lang w:val="en-GB"/>
        </w:rPr>
        <w:t xml:space="preserve"> </w:t>
      </w:r>
      <w:r w:rsidR="00814C2B">
        <w:rPr>
          <w:lang w:val="en-GB"/>
        </w:rPr>
        <w:t xml:space="preserve">which is found using the command (df -h </w:t>
      </w:r>
      <w:r w:rsidR="00CF5B43">
        <w:rPr>
          <w:lang w:val="en-GB"/>
        </w:rPr>
        <w:t>–total –local –print-type)</w:t>
      </w:r>
    </w:p>
    <w:p w14:paraId="7EC35A91" w14:textId="7F9C3DF6" w:rsidR="00573F8C" w:rsidRDefault="00573F8C" w:rsidP="00573F8C">
      <w:pPr>
        <w:pStyle w:val="ListParagraph"/>
        <w:ind w:left="1080"/>
        <w:rPr>
          <w:lang w:val="en-GB"/>
        </w:rPr>
      </w:pPr>
      <w:r>
        <w:rPr>
          <w:noProof/>
        </w:rPr>
        <w:drawing>
          <wp:inline distT="0" distB="0" distL="0" distR="0" wp14:anchorId="6374F5D5" wp14:editId="55EC4FF7">
            <wp:extent cx="5731510" cy="3256280"/>
            <wp:effectExtent l="0" t="0" r="2540" b="1270"/>
            <wp:docPr id="20" name="Picture 2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revie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65BD0CEA" w14:textId="77777777" w:rsidR="008D0A72" w:rsidRDefault="00BB7BD0" w:rsidP="008D0A72">
      <w:pPr>
        <w:pStyle w:val="ListParagraph"/>
        <w:numPr>
          <w:ilvl w:val="0"/>
          <w:numId w:val="5"/>
        </w:numPr>
        <w:rPr>
          <w:lang w:val="en-GB"/>
        </w:rPr>
      </w:pPr>
      <w:r w:rsidRPr="00BB7BD0">
        <w:rPr>
          <w:lang w:val="en-GB"/>
        </w:rPr>
        <w:t>Using the "which" command for each command reveals that they are stored in the /usr/bin/ directory.</w:t>
      </w:r>
    </w:p>
    <w:p w14:paraId="02AC8134" w14:textId="77777777" w:rsidR="008D0A72" w:rsidRDefault="008D0A72" w:rsidP="008D0A72">
      <w:pPr>
        <w:pStyle w:val="ListParagraph"/>
        <w:ind w:left="1080"/>
        <w:rPr>
          <w:lang w:val="en-GB"/>
        </w:rPr>
      </w:pPr>
    </w:p>
    <w:p w14:paraId="1E6F83B7" w14:textId="5DCEAB18" w:rsidR="00B17E68" w:rsidRDefault="008D0A72" w:rsidP="008D0A72">
      <w:pPr>
        <w:pStyle w:val="ListParagraph"/>
        <w:numPr>
          <w:ilvl w:val="0"/>
          <w:numId w:val="5"/>
        </w:numPr>
        <w:rPr>
          <w:lang w:val="en-GB"/>
        </w:rPr>
      </w:pPr>
      <w:r w:rsidRPr="008D0A72">
        <w:rPr>
          <w:lang w:val="en-GB"/>
        </w:rPr>
        <w:t>To retrieve information about the processor, the command "cat /proc/cpuinfo" is used. This command displays details such as the processor model, which in this case is identified as "Intel® Core™ i7-4790 CPU @ 3.60GHZ". Additionally, it provides information on the cache size, reported as 8192 KB, and the clock frequency</w:t>
      </w:r>
      <w:r w:rsidR="00B87857">
        <w:rPr>
          <w:lang w:val="en-GB"/>
        </w:rPr>
        <w:t xml:space="preserve"> (</w:t>
      </w:r>
      <w:r w:rsidR="00B87857" w:rsidRPr="00B87857">
        <w:rPr>
          <w:lang w:val="en-GB"/>
        </w:rPr>
        <w:t>measures the number of cycles your CPU executes per second, measured in GHz</w:t>
      </w:r>
      <w:r w:rsidR="00B87857">
        <w:rPr>
          <w:lang w:val="en-GB"/>
        </w:rPr>
        <w:t>)</w:t>
      </w:r>
      <w:r w:rsidRPr="008D0A72">
        <w:rPr>
          <w:lang w:val="en-GB"/>
        </w:rPr>
        <w:t xml:space="preserve"> at which the CPU operates, listed as 2194.921 MHz.</w:t>
      </w:r>
    </w:p>
    <w:p w14:paraId="77EA3798" w14:textId="77777777" w:rsidR="008D0A72" w:rsidRPr="008D0A72" w:rsidRDefault="008D0A72" w:rsidP="008D0A72">
      <w:pPr>
        <w:pStyle w:val="ListParagraph"/>
        <w:rPr>
          <w:lang w:val="en-GB"/>
        </w:rPr>
      </w:pPr>
    </w:p>
    <w:p w14:paraId="2DFDAD33" w14:textId="77777777" w:rsidR="008D0A72" w:rsidRDefault="008D0A72" w:rsidP="008D0A72">
      <w:pPr>
        <w:pStyle w:val="ListParagraph"/>
        <w:ind w:left="1080"/>
        <w:rPr>
          <w:lang w:val="en-GB"/>
        </w:rPr>
      </w:pPr>
    </w:p>
    <w:p w14:paraId="38842F7A" w14:textId="77777777" w:rsidR="008D0A72" w:rsidRPr="008D0A72" w:rsidRDefault="008D0A72" w:rsidP="008D0A72">
      <w:pPr>
        <w:pStyle w:val="ListParagraph"/>
        <w:ind w:left="1080"/>
        <w:rPr>
          <w:lang w:val="en-GB"/>
        </w:rPr>
      </w:pPr>
    </w:p>
    <w:p w14:paraId="2EFC1EA6" w14:textId="720A1CCB" w:rsidR="00B17E68" w:rsidRPr="005A0B41" w:rsidRDefault="0005765C" w:rsidP="0005765C">
      <w:pPr>
        <w:pStyle w:val="Heading2"/>
        <w:rPr>
          <w:lang w:val="en-GB"/>
        </w:rPr>
      </w:pPr>
      <w:bookmarkStart w:id="9" w:name="_Toc158282038"/>
      <w:r>
        <w:t>Prestanda och processer</w:t>
      </w:r>
      <w:bookmarkEnd w:id="9"/>
    </w:p>
    <w:p w14:paraId="1AA5ECAE" w14:textId="34B7274F" w:rsidR="00B17E68" w:rsidRDefault="00051339" w:rsidP="00B17E68">
      <w:pPr>
        <w:pStyle w:val="ListParagraph"/>
        <w:numPr>
          <w:ilvl w:val="0"/>
          <w:numId w:val="6"/>
        </w:numPr>
        <w:rPr>
          <w:lang w:val="en-GB"/>
        </w:rPr>
      </w:pPr>
      <w:r>
        <w:rPr>
          <w:lang w:val="en-GB"/>
        </w:rPr>
        <w:t xml:space="preserve">The </w:t>
      </w:r>
      <w:r w:rsidR="00BD2EF5">
        <w:rPr>
          <w:lang w:val="en-GB"/>
        </w:rPr>
        <w:t>process states</w:t>
      </w:r>
      <w:r w:rsidR="0004507D">
        <w:rPr>
          <w:lang w:val="en-GB"/>
        </w:rPr>
        <w:t xml:space="preserve"> in total</w:t>
      </w:r>
      <w:r w:rsidR="00BD2EF5">
        <w:rPr>
          <w:lang w:val="en-GB"/>
        </w:rPr>
        <w:t xml:space="preserve"> are</w:t>
      </w:r>
      <w:r w:rsidR="0004507D">
        <w:rPr>
          <w:lang w:val="en-GB"/>
        </w:rPr>
        <w:t>:</w:t>
      </w:r>
    </w:p>
    <w:p w14:paraId="4F7949D5" w14:textId="53D640FE" w:rsidR="0004507D" w:rsidRDefault="0004507D" w:rsidP="0004507D">
      <w:pPr>
        <w:pStyle w:val="ListParagraph"/>
        <w:numPr>
          <w:ilvl w:val="0"/>
          <w:numId w:val="4"/>
        </w:numPr>
        <w:rPr>
          <w:lang w:val="en-GB"/>
        </w:rPr>
      </w:pPr>
      <w:r>
        <w:rPr>
          <w:lang w:val="en-GB"/>
        </w:rPr>
        <w:t xml:space="preserve">Running or Runnable </w:t>
      </w:r>
      <w:r w:rsidR="0065712C">
        <w:rPr>
          <w:lang w:val="en-GB"/>
        </w:rPr>
        <w:t>(R</w:t>
      </w:r>
      <w:r>
        <w:rPr>
          <w:lang w:val="en-GB"/>
        </w:rPr>
        <w:t>)</w:t>
      </w:r>
    </w:p>
    <w:p w14:paraId="0C2CF12F" w14:textId="07C7F63F" w:rsidR="0004507D" w:rsidRDefault="0004507D" w:rsidP="0004507D">
      <w:pPr>
        <w:pStyle w:val="ListParagraph"/>
        <w:numPr>
          <w:ilvl w:val="0"/>
          <w:numId w:val="4"/>
        </w:numPr>
        <w:rPr>
          <w:lang w:val="en-GB"/>
        </w:rPr>
      </w:pPr>
      <w:r>
        <w:rPr>
          <w:lang w:val="en-GB"/>
        </w:rPr>
        <w:t>Uni</w:t>
      </w:r>
      <w:r w:rsidR="00146209">
        <w:rPr>
          <w:lang w:val="en-GB"/>
        </w:rPr>
        <w:t>nterruptible Sleep (D)</w:t>
      </w:r>
    </w:p>
    <w:p w14:paraId="010807E0" w14:textId="5D880145" w:rsidR="00146209" w:rsidRDefault="00090F98" w:rsidP="0004507D">
      <w:pPr>
        <w:pStyle w:val="ListParagraph"/>
        <w:numPr>
          <w:ilvl w:val="0"/>
          <w:numId w:val="4"/>
        </w:numPr>
        <w:rPr>
          <w:lang w:val="en-GB"/>
        </w:rPr>
      </w:pPr>
      <w:r>
        <w:rPr>
          <w:lang w:val="en-GB"/>
        </w:rPr>
        <w:t>Interruptible</w:t>
      </w:r>
      <w:r w:rsidR="00146209">
        <w:rPr>
          <w:lang w:val="en-GB"/>
        </w:rPr>
        <w:t xml:space="preserve"> Sleep </w:t>
      </w:r>
      <w:r>
        <w:rPr>
          <w:lang w:val="en-GB"/>
        </w:rPr>
        <w:t>(S)</w:t>
      </w:r>
    </w:p>
    <w:p w14:paraId="7E6F4A5A" w14:textId="6A402CE0" w:rsidR="00090F98" w:rsidRDefault="00090F98" w:rsidP="0004507D">
      <w:pPr>
        <w:pStyle w:val="ListParagraph"/>
        <w:numPr>
          <w:ilvl w:val="0"/>
          <w:numId w:val="4"/>
        </w:numPr>
        <w:rPr>
          <w:lang w:val="en-GB"/>
        </w:rPr>
      </w:pPr>
      <w:r>
        <w:rPr>
          <w:lang w:val="en-GB"/>
        </w:rPr>
        <w:t>Stopped (T)</w:t>
      </w:r>
    </w:p>
    <w:p w14:paraId="05751850" w14:textId="2BEB43FC" w:rsidR="00090F98" w:rsidRDefault="00090F98" w:rsidP="0004507D">
      <w:pPr>
        <w:pStyle w:val="ListParagraph"/>
        <w:numPr>
          <w:ilvl w:val="0"/>
          <w:numId w:val="4"/>
        </w:numPr>
        <w:rPr>
          <w:lang w:val="en-GB"/>
        </w:rPr>
      </w:pPr>
      <w:r>
        <w:rPr>
          <w:lang w:val="en-GB"/>
        </w:rPr>
        <w:t>Zombie (Z)</w:t>
      </w:r>
    </w:p>
    <w:p w14:paraId="3AE28627" w14:textId="5B8A0A4D" w:rsidR="00134909" w:rsidRDefault="00532A66" w:rsidP="00134909">
      <w:pPr>
        <w:ind w:left="720" w:firstLine="360"/>
        <w:rPr>
          <w:lang w:val="en-GB"/>
        </w:rPr>
      </w:pPr>
      <w:r>
        <w:rPr>
          <w:lang w:val="en-GB"/>
        </w:rPr>
        <w:t xml:space="preserve">The </w:t>
      </w:r>
      <w:r w:rsidR="00134909">
        <w:rPr>
          <w:lang w:val="en-GB"/>
        </w:rPr>
        <w:t xml:space="preserve">process states found are S, </w:t>
      </w:r>
      <w:proofErr w:type="gramStart"/>
      <w:r w:rsidR="00134909">
        <w:rPr>
          <w:lang w:val="en-GB"/>
        </w:rPr>
        <w:t>R</w:t>
      </w:r>
      <w:proofErr w:type="gramEnd"/>
      <w:r w:rsidR="00134909">
        <w:rPr>
          <w:lang w:val="en-GB"/>
        </w:rPr>
        <w:t xml:space="preserve"> and I, where “I” stands for</w:t>
      </w:r>
      <w:r w:rsidR="00A00D9B">
        <w:rPr>
          <w:lang w:val="en-GB"/>
        </w:rPr>
        <w:t xml:space="preserve"> “idle” in</w:t>
      </w:r>
      <w:r w:rsidR="00134909">
        <w:rPr>
          <w:lang w:val="en-GB"/>
        </w:rPr>
        <w:t xml:space="preserve"> the new </w:t>
      </w:r>
      <w:r w:rsidR="002275E1">
        <w:rPr>
          <w:lang w:val="en-GB"/>
        </w:rPr>
        <w:t xml:space="preserve">state that was introduced in </w:t>
      </w:r>
      <w:r w:rsidR="00CC6215">
        <w:rPr>
          <w:lang w:val="en-GB"/>
        </w:rPr>
        <w:t xml:space="preserve">latest versions </w:t>
      </w:r>
      <w:r w:rsidR="00A00D9B">
        <w:rPr>
          <w:lang w:val="en-GB"/>
        </w:rPr>
        <w:t xml:space="preserve">of Linux kernel. </w:t>
      </w:r>
      <w:r w:rsidR="000C56AC">
        <w:rPr>
          <w:lang w:val="en-GB"/>
        </w:rPr>
        <w:t>The Idle state replaces “Task_</w:t>
      </w:r>
      <w:proofErr w:type="gramStart"/>
      <w:r w:rsidR="00FE7D7A">
        <w:rPr>
          <w:lang w:val="en-GB"/>
        </w:rPr>
        <w:t>interruptible</w:t>
      </w:r>
      <w:r w:rsidR="006F72F1">
        <w:rPr>
          <w:lang w:val="en-GB"/>
        </w:rPr>
        <w:t>”</w:t>
      </w:r>
      <w:proofErr w:type="gramEnd"/>
      <w:r w:rsidR="006F72F1">
        <w:rPr>
          <w:lang w:val="en-GB"/>
        </w:rPr>
        <w:t xml:space="preserve"> </w:t>
      </w:r>
    </w:p>
    <w:p w14:paraId="2241E3AC" w14:textId="6385C045" w:rsidR="001B70DC" w:rsidRDefault="001B70DC" w:rsidP="00134909">
      <w:pPr>
        <w:ind w:left="720" w:firstLine="360"/>
        <w:rPr>
          <w:lang w:val="en-GB"/>
        </w:rPr>
      </w:pPr>
      <w:r>
        <w:rPr>
          <w:noProof/>
        </w:rPr>
        <w:drawing>
          <wp:inline distT="0" distB="0" distL="0" distR="0" wp14:anchorId="6C35C072" wp14:editId="7CA15FFC">
            <wp:extent cx="5731510" cy="3256280"/>
            <wp:effectExtent l="0" t="0" r="2540" b="1270"/>
            <wp:docPr id="21" name="Picture 2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revie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0EF5FEF5" w14:textId="04AD919D" w:rsidR="00980B01" w:rsidRDefault="00980B01" w:rsidP="00134909">
      <w:pPr>
        <w:ind w:left="720" w:firstLine="360"/>
        <w:rPr>
          <w:lang w:val="en-GB"/>
        </w:rPr>
      </w:pPr>
      <w:r>
        <w:rPr>
          <w:lang w:val="en-GB"/>
        </w:rPr>
        <w:t xml:space="preserve">The images </w:t>
      </w:r>
      <w:proofErr w:type="gramStart"/>
      <w:r>
        <w:rPr>
          <w:lang w:val="en-GB"/>
        </w:rPr>
        <w:t>shows</w:t>
      </w:r>
      <w:proofErr w:type="gramEnd"/>
      <w:r>
        <w:rPr>
          <w:lang w:val="en-GB"/>
        </w:rPr>
        <w:t xml:space="preserve"> a total of 302 </w:t>
      </w:r>
      <w:r w:rsidR="001B20CC">
        <w:rPr>
          <w:lang w:val="en-GB"/>
        </w:rPr>
        <w:t>processors, where 1 is in running state, 231 sleeping, 1 stopped and 0 zombies</w:t>
      </w:r>
    </w:p>
    <w:p w14:paraId="583EF27E" w14:textId="77777777" w:rsidR="001B20CC" w:rsidRDefault="001B20CC" w:rsidP="00134909">
      <w:pPr>
        <w:ind w:left="720" w:firstLine="360"/>
        <w:rPr>
          <w:lang w:val="en-GB"/>
        </w:rPr>
      </w:pPr>
    </w:p>
    <w:p w14:paraId="2552FDE8" w14:textId="77777777" w:rsidR="00CE50E6" w:rsidRPr="00CE50E6" w:rsidRDefault="00CE50E6" w:rsidP="00CE50E6">
      <w:pPr>
        <w:pStyle w:val="ListParagraph"/>
        <w:numPr>
          <w:ilvl w:val="0"/>
          <w:numId w:val="6"/>
        </w:numPr>
        <w:rPr>
          <w:lang w:val="en-GB"/>
        </w:rPr>
      </w:pPr>
      <w:r w:rsidRPr="00CE50E6">
        <w:rPr>
          <w:lang w:val="en-GB"/>
        </w:rPr>
        <w:t>Running (R): The process is either running on a CPU or waiting to run.</w:t>
      </w:r>
    </w:p>
    <w:p w14:paraId="7BE38492" w14:textId="77777777" w:rsidR="00CE50E6" w:rsidRPr="00CE50E6" w:rsidRDefault="00CE50E6" w:rsidP="00CE50E6">
      <w:pPr>
        <w:pStyle w:val="ListParagraph"/>
        <w:ind w:left="1080"/>
        <w:rPr>
          <w:lang w:val="en-GB"/>
        </w:rPr>
      </w:pPr>
      <w:r w:rsidRPr="00CE50E6">
        <w:rPr>
          <w:lang w:val="en-GB"/>
        </w:rPr>
        <w:t>Sleeping (S): The process is waiting for an event or for a resource.</w:t>
      </w:r>
    </w:p>
    <w:p w14:paraId="6261C654" w14:textId="77777777" w:rsidR="00CE50E6" w:rsidRPr="00CE50E6" w:rsidRDefault="00CE50E6" w:rsidP="00CE50E6">
      <w:pPr>
        <w:pStyle w:val="ListParagraph"/>
        <w:ind w:left="1080"/>
        <w:rPr>
          <w:lang w:val="en-GB"/>
        </w:rPr>
      </w:pPr>
      <w:r w:rsidRPr="00CE50E6">
        <w:rPr>
          <w:lang w:val="en-GB"/>
        </w:rPr>
        <w:t>Uninterruptible Sleep (D): The process is waiting for I/O and cannot be interrupted.</w:t>
      </w:r>
    </w:p>
    <w:p w14:paraId="5C0276EE" w14:textId="77777777" w:rsidR="00CE50E6" w:rsidRPr="00CE50E6" w:rsidRDefault="00CE50E6" w:rsidP="00CE50E6">
      <w:pPr>
        <w:pStyle w:val="ListParagraph"/>
        <w:ind w:left="1080"/>
        <w:rPr>
          <w:lang w:val="en-GB"/>
        </w:rPr>
      </w:pPr>
      <w:r w:rsidRPr="00CE50E6">
        <w:rPr>
          <w:lang w:val="en-GB"/>
        </w:rPr>
        <w:t>Zombie (Z): The process has completed execution but still has an entry in the process table.</w:t>
      </w:r>
    </w:p>
    <w:p w14:paraId="6599704F" w14:textId="550D8A7E" w:rsidR="00CE50E6" w:rsidRDefault="00CE50E6" w:rsidP="00CE50E6">
      <w:pPr>
        <w:pStyle w:val="ListParagraph"/>
        <w:ind w:left="1080"/>
        <w:rPr>
          <w:lang w:val="en-GB"/>
        </w:rPr>
      </w:pPr>
      <w:r w:rsidRPr="00CE50E6">
        <w:rPr>
          <w:lang w:val="en-GB"/>
        </w:rPr>
        <w:t>Stopped (T): The process is stopped, often by a signal.</w:t>
      </w:r>
      <w:r w:rsidR="001E7D54">
        <w:rPr>
          <w:rStyle w:val="EndnoteReference"/>
          <w:lang w:val="en-GB"/>
        </w:rPr>
        <w:endnoteReference w:id="15"/>
      </w:r>
    </w:p>
    <w:p w14:paraId="68BC04ED" w14:textId="77777777" w:rsidR="00B67F48" w:rsidRDefault="00B67F48" w:rsidP="00CE50E6">
      <w:pPr>
        <w:pStyle w:val="ListParagraph"/>
        <w:ind w:left="1080"/>
        <w:rPr>
          <w:lang w:val="en-GB"/>
        </w:rPr>
      </w:pPr>
    </w:p>
    <w:p w14:paraId="011AD14D" w14:textId="35F005C0" w:rsidR="00CE50E6" w:rsidRDefault="00B67F48" w:rsidP="00CE50E6">
      <w:pPr>
        <w:pStyle w:val="ListParagraph"/>
        <w:ind w:left="1080"/>
        <w:rPr>
          <w:lang w:val="en-GB"/>
        </w:rPr>
      </w:pPr>
      <w:r w:rsidRPr="00B67F48">
        <w:rPr>
          <w:lang w:val="en-GB"/>
        </w:rPr>
        <w:t>PID (Process ID) represents the unique identifier of a process. USER denotes the username of the user who initiated the process. PR, short for "Priority," displays scheduling priorities from the kernel's perspective. It is calculated by adding +20 to the process's "niceness" value</w:t>
      </w:r>
      <w:r w:rsidR="00C563F8">
        <w:rPr>
          <w:lang w:val="en-GB"/>
        </w:rPr>
        <w:t xml:space="preserve"> (</w:t>
      </w:r>
      <w:r w:rsidR="00C563F8" w:rsidRPr="00C563F8">
        <w:rPr>
          <w:lang w:val="en-GB"/>
        </w:rPr>
        <w:t>maps to a kernel call of the same name</w:t>
      </w:r>
      <w:r w:rsidR="00C563F8">
        <w:rPr>
          <w:lang w:val="en-GB"/>
        </w:rPr>
        <w:t>)</w:t>
      </w:r>
      <w:r w:rsidRPr="00B67F48">
        <w:rPr>
          <w:lang w:val="en-GB"/>
        </w:rPr>
        <w:t xml:space="preserve">. A value indicating "rt" signifies that the process is running in real-time. NI shows the "niceness" value of </w:t>
      </w:r>
      <w:r w:rsidRPr="00B67F48">
        <w:rPr>
          <w:lang w:val="en-GB"/>
        </w:rPr>
        <w:lastRenderedPageBreak/>
        <w:t xml:space="preserve">the process. Niceness is how the Linux system measures priority. A process with a </w:t>
      </w:r>
      <w:r w:rsidRPr="00491FEE">
        <w:rPr>
          <w:b/>
          <w:bCs/>
          <w:lang w:val="en-GB"/>
        </w:rPr>
        <w:t>high</w:t>
      </w:r>
      <w:r w:rsidRPr="00B67F48">
        <w:rPr>
          <w:lang w:val="en-GB"/>
        </w:rPr>
        <w:t xml:space="preserve"> Niceness has </w:t>
      </w:r>
      <w:r w:rsidRPr="00491FEE">
        <w:rPr>
          <w:b/>
          <w:bCs/>
          <w:lang w:val="en-GB"/>
        </w:rPr>
        <w:t>low</w:t>
      </w:r>
      <w:r w:rsidRPr="00B67F48">
        <w:rPr>
          <w:lang w:val="en-GB"/>
        </w:rPr>
        <w:t xml:space="preserve"> priority, while processes with </w:t>
      </w:r>
      <w:r w:rsidRPr="00491FEE">
        <w:rPr>
          <w:b/>
          <w:bCs/>
          <w:lang w:val="en-GB"/>
        </w:rPr>
        <w:t>negative</w:t>
      </w:r>
      <w:r w:rsidRPr="00B67F48">
        <w:rPr>
          <w:lang w:val="en-GB"/>
        </w:rPr>
        <w:t xml:space="preserve"> Niceness are </w:t>
      </w:r>
      <w:r w:rsidRPr="00491FEE">
        <w:rPr>
          <w:b/>
          <w:bCs/>
          <w:lang w:val="en-GB"/>
        </w:rPr>
        <w:t>highest</w:t>
      </w:r>
      <w:r w:rsidRPr="00B67F48">
        <w:rPr>
          <w:lang w:val="en-GB"/>
        </w:rPr>
        <w:t xml:space="preserve"> priority. Processes inherit priority from a parent process. </w:t>
      </w:r>
      <w:r w:rsidRPr="00C0346F">
        <w:rPr>
          <w:b/>
          <w:bCs/>
          <w:lang w:val="en-GB"/>
        </w:rPr>
        <w:t>RES</w:t>
      </w:r>
      <w:r w:rsidRPr="00B67F48">
        <w:rPr>
          <w:lang w:val="en-GB"/>
        </w:rPr>
        <w:t xml:space="preserve"> indicates the amount of </w:t>
      </w:r>
      <w:r w:rsidRPr="00C0346F">
        <w:rPr>
          <w:b/>
          <w:bCs/>
          <w:lang w:val="en-GB"/>
        </w:rPr>
        <w:t>physical</w:t>
      </w:r>
      <w:r w:rsidRPr="00B67F48">
        <w:rPr>
          <w:lang w:val="en-GB"/>
        </w:rPr>
        <w:t xml:space="preserve"> memory a process is using. </w:t>
      </w:r>
      <w:r w:rsidRPr="00C0346F">
        <w:rPr>
          <w:b/>
          <w:bCs/>
          <w:lang w:val="en-GB"/>
        </w:rPr>
        <w:t>SHR</w:t>
      </w:r>
      <w:r w:rsidRPr="00B67F48">
        <w:rPr>
          <w:lang w:val="en-GB"/>
        </w:rPr>
        <w:t xml:space="preserve"> displays the amount of </w:t>
      </w:r>
      <w:r w:rsidRPr="00C0346F">
        <w:rPr>
          <w:b/>
          <w:bCs/>
          <w:lang w:val="en-GB"/>
        </w:rPr>
        <w:t>memory shared</w:t>
      </w:r>
      <w:r w:rsidRPr="00B67F48">
        <w:rPr>
          <w:lang w:val="en-GB"/>
        </w:rPr>
        <w:t xml:space="preserve"> with other processes. </w:t>
      </w:r>
      <w:r w:rsidRPr="00C0346F">
        <w:rPr>
          <w:b/>
          <w:bCs/>
          <w:lang w:val="en-GB"/>
        </w:rPr>
        <w:t>S</w:t>
      </w:r>
      <w:r w:rsidRPr="00B67F48">
        <w:rPr>
          <w:lang w:val="en-GB"/>
        </w:rPr>
        <w:t xml:space="preserve"> displays the processor </w:t>
      </w:r>
      <w:r w:rsidRPr="00C0346F">
        <w:rPr>
          <w:b/>
          <w:bCs/>
          <w:lang w:val="en-GB"/>
        </w:rPr>
        <w:t>state</w:t>
      </w:r>
      <w:r w:rsidRPr="00B67F48">
        <w:rPr>
          <w:lang w:val="en-GB"/>
        </w:rPr>
        <w:t xml:space="preserve"> in the form of a letter, where </w:t>
      </w:r>
      <w:r w:rsidRPr="00C0346F">
        <w:rPr>
          <w:b/>
          <w:bCs/>
          <w:lang w:val="en-GB"/>
        </w:rPr>
        <w:t>D</w:t>
      </w:r>
      <w:r w:rsidRPr="00B67F48">
        <w:rPr>
          <w:lang w:val="en-GB"/>
        </w:rPr>
        <w:t xml:space="preserve"> is </w:t>
      </w:r>
      <w:r w:rsidRPr="00C0346F">
        <w:rPr>
          <w:b/>
          <w:bCs/>
          <w:lang w:val="en-GB"/>
        </w:rPr>
        <w:t>uninterruptible</w:t>
      </w:r>
      <w:r w:rsidRPr="00B67F48">
        <w:rPr>
          <w:lang w:val="en-GB"/>
        </w:rPr>
        <w:t xml:space="preserve"> sleep, I is idle, R is running, S is sleeping (waiting for user input), T is stopped by a control signal, t is stopped by a debugger during a trace, and finally, Z denotes a zombie process that wants to terminate but needs to be killed by its parent. %CPU represents the percentage of CPU time used, while %MEM signifies the same for physical memory. TIME+ denotes the total CPU time used by a process since it started. Lastly, COMMAND represents the name of the process.</w:t>
      </w:r>
    </w:p>
    <w:p w14:paraId="240C1463" w14:textId="77777777" w:rsidR="001E7D54" w:rsidRPr="00CE50E6" w:rsidRDefault="001E7D54" w:rsidP="00CE50E6">
      <w:pPr>
        <w:pStyle w:val="ListParagraph"/>
        <w:ind w:left="1080"/>
        <w:rPr>
          <w:lang w:val="en-GB"/>
        </w:rPr>
      </w:pPr>
    </w:p>
    <w:p w14:paraId="497B89D3" w14:textId="37BCE965" w:rsidR="002A3C66" w:rsidRDefault="006E3C15" w:rsidP="002A3C66">
      <w:pPr>
        <w:pStyle w:val="ListParagraph"/>
        <w:numPr>
          <w:ilvl w:val="0"/>
          <w:numId w:val="6"/>
        </w:numPr>
        <w:rPr>
          <w:lang w:val="en-GB"/>
        </w:rPr>
      </w:pPr>
      <w:r>
        <w:rPr>
          <w:lang w:val="en-GB"/>
        </w:rPr>
        <w:t>1012 root uses the most memory</w:t>
      </w:r>
      <w:r w:rsidR="00653B0B">
        <w:rPr>
          <w:lang w:val="en-GB"/>
        </w:rPr>
        <w:t xml:space="preserve">, uses 5.7% </w:t>
      </w:r>
      <w:r w:rsidR="00601A80">
        <w:rPr>
          <w:lang w:val="en-GB"/>
        </w:rPr>
        <w:t xml:space="preserve">of </w:t>
      </w:r>
      <w:proofErr w:type="gramStart"/>
      <w:r w:rsidR="00601A80">
        <w:rPr>
          <w:lang w:val="en-GB"/>
        </w:rPr>
        <w:t>memory</w:t>
      </w:r>
      <w:proofErr w:type="gramEnd"/>
    </w:p>
    <w:p w14:paraId="183B57C6" w14:textId="3307BE72" w:rsidR="002B32E2" w:rsidRDefault="002B32E2" w:rsidP="002B32E2">
      <w:pPr>
        <w:pStyle w:val="ListParagraph"/>
        <w:ind w:left="1080"/>
        <w:rPr>
          <w:lang w:val="en-GB"/>
        </w:rPr>
      </w:pPr>
      <w:r>
        <w:rPr>
          <w:noProof/>
        </w:rPr>
        <w:drawing>
          <wp:inline distT="0" distB="0" distL="0" distR="0" wp14:anchorId="1386B8A7" wp14:editId="325B88F1">
            <wp:extent cx="5731510" cy="3256280"/>
            <wp:effectExtent l="0" t="0" r="2540" b="1270"/>
            <wp:docPr id="22" name="Picture 2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revie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06DB6067" w14:textId="77777777" w:rsidR="008B4164" w:rsidRDefault="008B4164" w:rsidP="008B4164">
      <w:pPr>
        <w:pStyle w:val="ListParagraph"/>
        <w:ind w:left="1080"/>
        <w:rPr>
          <w:lang w:val="en-GB"/>
        </w:rPr>
      </w:pPr>
    </w:p>
    <w:p w14:paraId="728F5EC2" w14:textId="4630CBF9" w:rsidR="006E3C15" w:rsidRDefault="002160CA" w:rsidP="002A3C66">
      <w:pPr>
        <w:pStyle w:val="ListParagraph"/>
        <w:numPr>
          <w:ilvl w:val="0"/>
          <w:numId w:val="6"/>
        </w:numPr>
        <w:rPr>
          <w:lang w:val="en-GB"/>
        </w:rPr>
      </w:pPr>
      <w:r w:rsidRPr="002160CA">
        <w:rPr>
          <w:lang w:val="en-GB"/>
        </w:rPr>
        <w:t>The lowest value for PRI is "pipew" at 2</w:t>
      </w:r>
      <w:r w:rsidR="00032021">
        <w:rPr>
          <w:lang w:val="en-GB"/>
        </w:rPr>
        <w:t>0</w:t>
      </w:r>
      <w:r w:rsidRPr="002160CA">
        <w:rPr>
          <w:lang w:val="en-GB"/>
        </w:rPr>
        <w:t xml:space="preserve">. Otherwise, the highest priority is </w:t>
      </w:r>
      <w:proofErr w:type="gramStart"/>
      <w:r w:rsidRPr="002160CA">
        <w:rPr>
          <w:lang w:val="en-GB"/>
        </w:rPr>
        <w:t>at</w:t>
      </w:r>
      <w:r w:rsidR="00A0560C">
        <w:rPr>
          <w:lang w:val="en-GB"/>
        </w:rPr>
        <w:t xml:space="preserve">  -</w:t>
      </w:r>
      <w:proofErr w:type="gramEnd"/>
      <w:r w:rsidRPr="002160CA">
        <w:rPr>
          <w:lang w:val="en-GB"/>
        </w:rPr>
        <w:t xml:space="preserve">11. The maximum value is </w:t>
      </w:r>
      <w:r w:rsidR="00BC5565">
        <w:rPr>
          <w:lang w:val="en-GB"/>
        </w:rPr>
        <w:t>1</w:t>
      </w:r>
      <w:r w:rsidRPr="002160CA">
        <w:rPr>
          <w:lang w:val="en-GB"/>
        </w:rPr>
        <w:t>9 for "gnome".</w:t>
      </w:r>
    </w:p>
    <w:p w14:paraId="7E88900F" w14:textId="77777777" w:rsidR="008B4164" w:rsidRDefault="008B4164" w:rsidP="008B4164">
      <w:pPr>
        <w:pStyle w:val="ListParagraph"/>
        <w:ind w:left="1080"/>
        <w:rPr>
          <w:lang w:val="en-GB"/>
        </w:rPr>
      </w:pPr>
    </w:p>
    <w:p w14:paraId="4DF1D2A8" w14:textId="77777777" w:rsidR="008B4164" w:rsidRDefault="008B4164" w:rsidP="008B4164">
      <w:pPr>
        <w:pStyle w:val="ListParagraph"/>
        <w:ind w:left="1080"/>
        <w:rPr>
          <w:lang w:val="en-GB"/>
        </w:rPr>
      </w:pPr>
    </w:p>
    <w:p w14:paraId="62AE3665" w14:textId="746774F6" w:rsidR="00EF6C54" w:rsidRDefault="00EF6C54" w:rsidP="00EF6C54">
      <w:pPr>
        <w:pStyle w:val="ListParagraph"/>
        <w:ind w:left="1080"/>
        <w:rPr>
          <w:lang w:val="en-GB"/>
        </w:rPr>
      </w:pPr>
      <w:r>
        <w:rPr>
          <w:noProof/>
        </w:rPr>
        <w:lastRenderedPageBreak/>
        <w:drawing>
          <wp:inline distT="0" distB="0" distL="0" distR="0" wp14:anchorId="30EBDE42" wp14:editId="7E52322B">
            <wp:extent cx="5731510" cy="3256915"/>
            <wp:effectExtent l="0" t="0" r="2540" b="635"/>
            <wp:docPr id="23" name="Picture 2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09DAC075" w14:textId="7777E7AF" w:rsidR="00EF6C54" w:rsidRDefault="005D131A" w:rsidP="00EF6C54">
      <w:pPr>
        <w:pStyle w:val="ListParagraph"/>
        <w:ind w:left="1080"/>
        <w:rPr>
          <w:lang w:val="en-GB"/>
        </w:rPr>
      </w:pPr>
      <w:r>
        <w:rPr>
          <w:noProof/>
        </w:rPr>
        <w:drawing>
          <wp:inline distT="0" distB="0" distL="0" distR="0" wp14:anchorId="7975F64F" wp14:editId="6BE654DA">
            <wp:extent cx="5731510" cy="3256915"/>
            <wp:effectExtent l="0" t="0" r="2540" b="635"/>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revie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56915"/>
                    </a:xfrm>
                    <a:prstGeom prst="rect">
                      <a:avLst/>
                    </a:prstGeom>
                    <a:noFill/>
                    <a:ln>
                      <a:noFill/>
                    </a:ln>
                  </pic:spPr>
                </pic:pic>
              </a:graphicData>
            </a:graphic>
          </wp:inline>
        </w:drawing>
      </w:r>
    </w:p>
    <w:p w14:paraId="672662CD" w14:textId="77777777" w:rsidR="0088603E" w:rsidRPr="0088603E" w:rsidRDefault="0088603E" w:rsidP="0088603E">
      <w:pPr>
        <w:pStyle w:val="ListParagraph"/>
        <w:numPr>
          <w:ilvl w:val="0"/>
          <w:numId w:val="6"/>
        </w:numPr>
        <w:rPr>
          <w:lang w:val="en-GB"/>
        </w:rPr>
      </w:pPr>
      <w:r w:rsidRPr="0088603E">
        <w:rPr>
          <w:lang w:val="en-GB"/>
        </w:rPr>
        <w:t>PR (Priority): The kernel's internal scheduling priority.</w:t>
      </w:r>
    </w:p>
    <w:p w14:paraId="4744F6CE" w14:textId="77777777" w:rsidR="00395386" w:rsidRDefault="0088603E" w:rsidP="00395386">
      <w:pPr>
        <w:pStyle w:val="ListParagraph"/>
        <w:ind w:left="1080"/>
        <w:rPr>
          <w:lang w:val="en-GB"/>
        </w:rPr>
      </w:pPr>
      <w:r w:rsidRPr="0088603E">
        <w:rPr>
          <w:lang w:val="en-GB"/>
        </w:rPr>
        <w:t>NI (Nice): A user-space concept to adjust the priority of a process.</w:t>
      </w:r>
    </w:p>
    <w:p w14:paraId="610771EA" w14:textId="77777777" w:rsidR="00395386" w:rsidRDefault="00395386" w:rsidP="00395386">
      <w:pPr>
        <w:pStyle w:val="ListParagraph"/>
        <w:ind w:left="1080"/>
        <w:rPr>
          <w:lang w:val="en-GB"/>
        </w:rPr>
      </w:pPr>
    </w:p>
    <w:p w14:paraId="07E7D33B" w14:textId="77777777" w:rsidR="00757031" w:rsidRPr="00757031" w:rsidRDefault="00757031" w:rsidP="00757031">
      <w:pPr>
        <w:pStyle w:val="ListParagraph"/>
        <w:numPr>
          <w:ilvl w:val="0"/>
          <w:numId w:val="6"/>
        </w:numPr>
        <w:rPr>
          <w:lang w:val="en-GB"/>
        </w:rPr>
      </w:pPr>
      <w:r w:rsidRPr="00757031">
        <w:rPr>
          <w:lang w:val="en-GB"/>
        </w:rPr>
        <w:t>f) Theoretical Framework: The nice value influences a process's scheduling precedence. A greater nice value (toward the positive) correlates with a diminished scheduling priority (manifesting as an elevated PR value), whereas a lesser nice value (toward the negative) confers enhanced priority (evidenced by a reduced PR value). It should be noted that a PRI-NI differential of 20 emerges solely in instances where the PRI exhibits a negative magnitude, exclusive of real-time processes.</w:t>
      </w:r>
    </w:p>
    <w:p w14:paraId="639F229F" w14:textId="77777777" w:rsidR="00757031" w:rsidRPr="00757031" w:rsidRDefault="00757031" w:rsidP="00757031">
      <w:pPr>
        <w:pStyle w:val="ListParagraph"/>
        <w:ind w:left="1080"/>
        <w:rPr>
          <w:lang w:val="en-GB"/>
        </w:rPr>
      </w:pPr>
    </w:p>
    <w:p w14:paraId="6B0023B2" w14:textId="77777777" w:rsidR="00757031" w:rsidRPr="00757031" w:rsidRDefault="00757031" w:rsidP="00757031">
      <w:pPr>
        <w:pStyle w:val="ListParagraph"/>
        <w:ind w:left="1080"/>
        <w:rPr>
          <w:lang w:val="en-GB"/>
        </w:rPr>
      </w:pPr>
    </w:p>
    <w:p w14:paraId="7F66601E" w14:textId="77777777" w:rsidR="00757031" w:rsidRPr="00757031" w:rsidRDefault="00757031" w:rsidP="00757031">
      <w:pPr>
        <w:pStyle w:val="ListParagraph"/>
        <w:ind w:left="1080"/>
        <w:rPr>
          <w:lang w:val="en-GB"/>
        </w:rPr>
      </w:pPr>
    </w:p>
    <w:p w14:paraId="015FFAB4" w14:textId="0C75B705" w:rsidR="00D46A3D" w:rsidRDefault="00D46A3D" w:rsidP="00757031">
      <w:pPr>
        <w:pStyle w:val="ListParagraph"/>
        <w:ind w:left="1080"/>
        <w:rPr>
          <w:lang w:val="en-GB"/>
        </w:rPr>
      </w:pPr>
    </w:p>
    <w:p w14:paraId="7C6B8452" w14:textId="77777777" w:rsidR="00000000" w:rsidRDefault="00000000" w:rsidP="002B609D">
      <w:pPr>
        <w:pStyle w:val="ListParagraph"/>
        <w:ind w:left="1080"/>
        <w:rPr>
          <w:ins w:id="10" w:author="Sally Masre" w:date="2024-03-17T19:42:00Z" w16du:dateUtc="2024-03-17T18:42:00Z"/>
          <w:lang w:val="en-GB"/>
        </w:rPr>
      </w:pPr>
    </w:p>
    <w:p w14:paraId="3E372C21" w14:textId="77777777" w:rsidR="00000000" w:rsidRDefault="00000000" w:rsidP="002B609D">
      <w:pPr>
        <w:pStyle w:val="ListParagraph"/>
        <w:ind w:left="1080"/>
        <w:rPr>
          <w:ins w:id="11" w:author="Sally Masre" w:date="2024-03-17T19:42:00Z" w16du:dateUtc="2024-03-17T18:42:00Z"/>
          <w:lang w:val="en-GB"/>
        </w:rPr>
      </w:pPr>
    </w:p>
    <w:p w14:paraId="1C0E25D1" w14:textId="3329B430" w:rsidR="005352C4" w:rsidRDefault="00DB0429" w:rsidP="00DB0429">
      <w:pPr>
        <w:pStyle w:val="ListParagraph"/>
        <w:numPr>
          <w:ilvl w:val="0"/>
          <w:numId w:val="6"/>
        </w:numPr>
        <w:rPr>
          <w:lang w:val="en-GB"/>
        </w:rPr>
      </w:pPr>
      <w:r w:rsidRPr="00DB0429">
        <w:rPr>
          <w:lang w:val="en-GB"/>
        </w:rPr>
        <w:t>In this instance, the Process ID (PID) for Firefox is 2216. The nice value of this process was successfully altered to 10 with the command renice 10 2216. While attempts to raise the niceness to 100 failed, reflecting the system-enforced maximum of 19, it's also critical to note that once the nice value of a process is increased within the 0 to 19 range, it cannot be decreased again in this session, indicating a one-way adjustment limitation. Similarly, attempts to set the nice value to -19 reached the lower limit, and my permissions restrict setting a niceness lower than 10. Therefore, it’s crucial to ensure that the desired niceness level is set correctly on the first attempt, as further decreases are not permitted.</w:t>
      </w:r>
    </w:p>
    <w:p w14:paraId="6E2DB9E7" w14:textId="77777777" w:rsidR="00DB0429" w:rsidRDefault="00DB0429" w:rsidP="00DB0429">
      <w:pPr>
        <w:pStyle w:val="ListParagraph"/>
        <w:ind w:left="1080"/>
        <w:rPr>
          <w:lang w:val="en-GB"/>
        </w:rPr>
      </w:pPr>
    </w:p>
    <w:p w14:paraId="54FFD898" w14:textId="77777777" w:rsidR="00DB0429" w:rsidRDefault="00DB0429" w:rsidP="00DB0429">
      <w:pPr>
        <w:pStyle w:val="ListParagraph"/>
        <w:ind w:left="1080"/>
        <w:rPr>
          <w:lang w:val="en-GB"/>
        </w:rPr>
      </w:pPr>
    </w:p>
    <w:p w14:paraId="6101F670" w14:textId="6DFA057A" w:rsidR="0011282A" w:rsidRDefault="005352C4" w:rsidP="002A3C66">
      <w:pPr>
        <w:pStyle w:val="ListParagraph"/>
        <w:numPr>
          <w:ilvl w:val="0"/>
          <w:numId w:val="6"/>
        </w:numPr>
        <w:rPr>
          <w:lang w:val="en-GB"/>
        </w:rPr>
      </w:pPr>
      <w:r w:rsidRPr="005352C4">
        <w:rPr>
          <w:lang w:val="en-GB"/>
        </w:rPr>
        <w:t xml:space="preserve">Pressing [Ctrl + Z] suspends the process, transitioning it into the background and </w:t>
      </w:r>
      <w:r w:rsidRPr="009A6ABF">
        <w:rPr>
          <w:b/>
          <w:bCs/>
          <w:lang w:val="en-GB"/>
        </w:rPr>
        <w:t>halting</w:t>
      </w:r>
      <w:r w:rsidRPr="005352C4">
        <w:rPr>
          <w:lang w:val="en-GB"/>
        </w:rPr>
        <w:t xml:space="preserve"> its execution, which results in an uninterruptible stop state for the application—indicated by the 'T' status in htop. If we issue the `</w:t>
      </w:r>
      <w:r w:rsidRPr="009A6ABF">
        <w:rPr>
          <w:b/>
          <w:bCs/>
          <w:lang w:val="en-GB"/>
        </w:rPr>
        <w:t>fg</w:t>
      </w:r>
      <w:r w:rsidRPr="005352C4">
        <w:rPr>
          <w:lang w:val="en-GB"/>
        </w:rPr>
        <w:t xml:space="preserve">` command, this suspension is interrupted, and the process </w:t>
      </w:r>
      <w:r w:rsidRPr="009A6ABF">
        <w:rPr>
          <w:b/>
          <w:bCs/>
          <w:lang w:val="en-GB"/>
        </w:rPr>
        <w:t>resumes</w:t>
      </w:r>
      <w:r w:rsidRPr="005352C4">
        <w:rPr>
          <w:lang w:val="en-GB"/>
        </w:rPr>
        <w:t>, bringing it back into the foreground for user interaction.</w:t>
      </w:r>
    </w:p>
    <w:p w14:paraId="1DD7335F" w14:textId="77777777" w:rsidR="00DE4C24" w:rsidRDefault="00DE4C24" w:rsidP="00DE4C24">
      <w:pPr>
        <w:pStyle w:val="ListParagraph"/>
        <w:ind w:left="1080"/>
        <w:rPr>
          <w:lang w:val="en-GB"/>
        </w:rPr>
      </w:pPr>
    </w:p>
    <w:p w14:paraId="5809D3C6" w14:textId="329AE275" w:rsidR="005352C4" w:rsidRDefault="00232072" w:rsidP="002A3C66">
      <w:pPr>
        <w:pStyle w:val="ListParagraph"/>
        <w:numPr>
          <w:ilvl w:val="0"/>
          <w:numId w:val="6"/>
        </w:numPr>
        <w:rPr>
          <w:lang w:val="en-GB"/>
        </w:rPr>
      </w:pPr>
      <w:r w:rsidRPr="00232072">
        <w:rPr>
          <w:lang w:val="en-GB"/>
        </w:rPr>
        <w:t>When clos</w:t>
      </w:r>
      <w:r>
        <w:rPr>
          <w:lang w:val="en-GB"/>
        </w:rPr>
        <w:t>ing</w:t>
      </w:r>
      <w:r w:rsidRPr="00232072">
        <w:rPr>
          <w:lang w:val="en-GB"/>
        </w:rPr>
        <w:t xml:space="preserve"> the terminal, it also closes Firefox because the terminal acts as a parent process to Firefox; terminating the terminal effectively kills its child processes. This occurs as closing the terminal issues a SIGHUP signal to the foreground process group, leading to the termination of associated processes if they have not been disowned or moved to the background.</w:t>
      </w:r>
    </w:p>
    <w:p w14:paraId="5CE3CC75" w14:textId="77777777" w:rsidR="00000000" w:rsidRPr="007C3E5E" w:rsidRDefault="00000000" w:rsidP="007C3E5E">
      <w:pPr>
        <w:pStyle w:val="ListParagraph"/>
        <w:rPr>
          <w:ins w:id="12" w:author="Sally Masre" w:date="2024-03-17T19:42:00Z" w16du:dateUtc="2024-03-17T18:42:00Z"/>
          <w:lang w:val="en-GB"/>
        </w:rPr>
      </w:pPr>
    </w:p>
    <w:p w14:paraId="3AE4408C" w14:textId="77777777" w:rsidR="005352C4" w:rsidRDefault="005352C4" w:rsidP="005352C4">
      <w:pPr>
        <w:rPr>
          <w:lang w:val="en-GB"/>
        </w:rPr>
      </w:pPr>
    </w:p>
    <w:p w14:paraId="131FB8EF" w14:textId="77777777" w:rsidR="005352C4" w:rsidRDefault="005352C4" w:rsidP="005352C4">
      <w:pPr>
        <w:rPr>
          <w:lang w:val="en-GB"/>
        </w:rPr>
      </w:pPr>
    </w:p>
    <w:p w14:paraId="67A23589" w14:textId="77777777" w:rsidR="005352C4" w:rsidRDefault="005352C4" w:rsidP="005352C4">
      <w:pPr>
        <w:rPr>
          <w:lang w:val="en-GB"/>
        </w:rPr>
      </w:pPr>
    </w:p>
    <w:p w14:paraId="1A9C0D7E" w14:textId="77777777" w:rsidR="005352C4" w:rsidRDefault="005352C4" w:rsidP="005352C4">
      <w:pPr>
        <w:rPr>
          <w:lang w:val="en-GB"/>
        </w:rPr>
      </w:pPr>
    </w:p>
    <w:p w14:paraId="774A8B30" w14:textId="1C9C54AF" w:rsidR="005352C4" w:rsidRDefault="0005765C" w:rsidP="0005765C">
      <w:pPr>
        <w:pStyle w:val="Heading1"/>
        <w:rPr>
          <w:lang w:val="en-GB"/>
        </w:rPr>
      </w:pPr>
      <w:bookmarkStart w:id="13" w:name="_Toc158282039"/>
      <w:r>
        <w:rPr>
          <w:lang w:val="en-GB"/>
        </w:rPr>
        <w:t>References</w:t>
      </w:r>
      <w:bookmarkEnd w:id="13"/>
      <w:r>
        <w:rPr>
          <w:lang w:val="en-GB"/>
        </w:rPr>
        <w:t xml:space="preserve"> </w:t>
      </w:r>
      <w:r w:rsidR="00E9009D">
        <w:rPr>
          <w:lang w:val="en-GB"/>
        </w:rPr>
        <w:br/>
      </w:r>
      <w:r w:rsidR="00E9009D">
        <w:rPr>
          <w:lang w:val="en-GB"/>
        </w:rPr>
        <w:br/>
      </w:r>
    </w:p>
    <w:p w14:paraId="234E0A16" w14:textId="323CEDD5" w:rsidR="00E9009D" w:rsidRPr="00E9009D" w:rsidRDefault="00E9009D" w:rsidP="004C28A7">
      <w:pPr>
        <w:rPr>
          <w:lang w:val="en-GB"/>
        </w:rPr>
      </w:pPr>
      <w:r w:rsidRPr="00E9009D">
        <w:rPr>
          <w:lang w:val="en-GB"/>
        </w:rPr>
        <w:t>[1] "</w:t>
      </w:r>
      <w:proofErr w:type="gramStart"/>
      <w:r w:rsidRPr="00E9009D">
        <w:rPr>
          <w:lang w:val="en-GB"/>
        </w:rPr>
        <w:t>ls(</w:t>
      </w:r>
      <w:proofErr w:type="gramEnd"/>
      <w:r w:rsidRPr="00E9009D">
        <w:rPr>
          <w:lang w:val="en-GB"/>
        </w:rPr>
        <w:t xml:space="preserve">1) - Linux man page," man7.org. [Online]. Available: </w:t>
      </w:r>
      <w:hyperlink r:id="rId30" w:history="1">
        <w:r w:rsidR="004C28A7" w:rsidRPr="008A7342">
          <w:rPr>
            <w:rStyle w:val="Hyperlink"/>
            <w:lang w:val="en-GB"/>
          </w:rPr>
          <w:t>https://man7.org/linux/man-pages/man1/ls.1.html</w:t>
        </w:r>
      </w:hyperlink>
      <w:r w:rsidR="004C28A7">
        <w:rPr>
          <w:lang w:val="en-GB"/>
        </w:rPr>
        <w:t xml:space="preserve"> </w:t>
      </w:r>
      <w:r w:rsidRPr="00E9009D">
        <w:rPr>
          <w:lang w:val="en-GB"/>
        </w:rPr>
        <w:t xml:space="preserve"> [Accessed: Mar. 17, 2024].</w:t>
      </w:r>
    </w:p>
    <w:p w14:paraId="1D561469" w14:textId="046B3970" w:rsidR="00E9009D" w:rsidRPr="00E9009D" w:rsidRDefault="00E9009D" w:rsidP="004C28A7">
      <w:pPr>
        <w:rPr>
          <w:lang w:val="en-GB"/>
        </w:rPr>
      </w:pPr>
      <w:r w:rsidRPr="00E9009D">
        <w:rPr>
          <w:lang w:val="en-GB"/>
        </w:rPr>
        <w:t>[2] "</w:t>
      </w:r>
      <w:proofErr w:type="gramStart"/>
      <w:r w:rsidRPr="00E9009D">
        <w:rPr>
          <w:lang w:val="en-GB"/>
        </w:rPr>
        <w:t>mkdir(</w:t>
      </w:r>
      <w:proofErr w:type="gramEnd"/>
      <w:r w:rsidRPr="00E9009D">
        <w:rPr>
          <w:lang w:val="en-GB"/>
        </w:rPr>
        <w:t xml:space="preserve">1) - Linux man page," man7.org. [Online]. Available: </w:t>
      </w:r>
      <w:hyperlink r:id="rId31" w:history="1">
        <w:r w:rsidR="004C28A7" w:rsidRPr="008A7342">
          <w:rPr>
            <w:rStyle w:val="Hyperlink"/>
            <w:lang w:val="en-GB"/>
          </w:rPr>
          <w:t>https://man7.org/linux/man-pages/man1/mkdir.1.html</w:t>
        </w:r>
      </w:hyperlink>
      <w:r w:rsidR="004C28A7">
        <w:rPr>
          <w:lang w:val="en-GB"/>
        </w:rPr>
        <w:t xml:space="preserve"> </w:t>
      </w:r>
      <w:r w:rsidRPr="00E9009D">
        <w:rPr>
          <w:lang w:val="en-GB"/>
        </w:rPr>
        <w:t>. [Accessed: Mar. 17, 2024].</w:t>
      </w:r>
    </w:p>
    <w:p w14:paraId="33181536" w14:textId="50875DB1" w:rsidR="00E9009D" w:rsidRPr="00E9009D" w:rsidRDefault="00E9009D" w:rsidP="004C28A7">
      <w:pPr>
        <w:rPr>
          <w:lang w:val="en-GB"/>
        </w:rPr>
      </w:pPr>
      <w:r w:rsidRPr="00E9009D">
        <w:rPr>
          <w:lang w:val="en-GB"/>
        </w:rPr>
        <w:t>[3] "</w:t>
      </w:r>
      <w:proofErr w:type="gramStart"/>
      <w:r w:rsidRPr="00E9009D">
        <w:rPr>
          <w:lang w:val="en-GB"/>
        </w:rPr>
        <w:t>mv(</w:t>
      </w:r>
      <w:proofErr w:type="gramEnd"/>
      <w:r w:rsidRPr="00E9009D">
        <w:rPr>
          <w:lang w:val="en-GB"/>
        </w:rPr>
        <w:t xml:space="preserve">1) - Linux man page," man7.org. [Online]. Available: </w:t>
      </w:r>
      <w:hyperlink r:id="rId32" w:history="1">
        <w:r w:rsidR="004C28A7" w:rsidRPr="008A7342">
          <w:rPr>
            <w:rStyle w:val="Hyperlink"/>
            <w:lang w:val="en-GB"/>
          </w:rPr>
          <w:t>https://man7.org/linux/man-pages/man1/mv.1.html</w:t>
        </w:r>
      </w:hyperlink>
      <w:r w:rsidR="004C28A7">
        <w:rPr>
          <w:lang w:val="en-GB"/>
        </w:rPr>
        <w:t xml:space="preserve"> </w:t>
      </w:r>
      <w:r w:rsidRPr="00E9009D">
        <w:rPr>
          <w:lang w:val="en-GB"/>
        </w:rPr>
        <w:t>. [Accessed: Mar. 17, 2024].</w:t>
      </w:r>
    </w:p>
    <w:p w14:paraId="1E98BC4A" w14:textId="5679ABC5" w:rsidR="00E9009D" w:rsidRPr="00E9009D" w:rsidRDefault="00E9009D" w:rsidP="004C28A7">
      <w:pPr>
        <w:rPr>
          <w:lang w:val="en-GB"/>
        </w:rPr>
      </w:pPr>
      <w:r w:rsidRPr="00E9009D">
        <w:rPr>
          <w:lang w:val="en-GB"/>
        </w:rPr>
        <w:t xml:space="preserve">[4] "Which Command in Linux </w:t>
      </w:r>
      <w:proofErr w:type="gramStart"/>
      <w:r w:rsidRPr="00E9009D">
        <w:rPr>
          <w:lang w:val="en-GB"/>
        </w:rPr>
        <w:t>With</w:t>
      </w:r>
      <w:proofErr w:type="gramEnd"/>
      <w:r w:rsidRPr="00E9009D">
        <w:rPr>
          <w:lang w:val="en-GB"/>
        </w:rPr>
        <w:t xml:space="preserve"> Examples," GeeksforGeeks. [Online]. Available: </w:t>
      </w:r>
      <w:hyperlink r:id="rId33" w:history="1">
        <w:r w:rsidR="004C28A7" w:rsidRPr="008A7342">
          <w:rPr>
            <w:rStyle w:val="Hyperlink"/>
            <w:lang w:val="en-GB"/>
          </w:rPr>
          <w:t>https://www.geeksforgeeks.org/which-command-in-linux-with-examples/</w:t>
        </w:r>
      </w:hyperlink>
      <w:r w:rsidR="004C28A7">
        <w:rPr>
          <w:lang w:val="en-GB"/>
        </w:rPr>
        <w:t xml:space="preserve"> </w:t>
      </w:r>
      <w:r w:rsidRPr="00E9009D">
        <w:rPr>
          <w:lang w:val="en-GB"/>
        </w:rPr>
        <w:t>. [Accessed: Mar. 17, 2024].</w:t>
      </w:r>
    </w:p>
    <w:p w14:paraId="09F39C42" w14:textId="0E77B744" w:rsidR="00E9009D" w:rsidRPr="00E9009D" w:rsidRDefault="00E9009D" w:rsidP="004C28A7">
      <w:pPr>
        <w:rPr>
          <w:lang w:val="en-GB"/>
        </w:rPr>
      </w:pPr>
      <w:r w:rsidRPr="00E9009D">
        <w:rPr>
          <w:lang w:val="en-GB"/>
        </w:rPr>
        <w:lastRenderedPageBreak/>
        <w:t xml:space="preserve">[5] "Linux cat," javatpoint. [Online]. Available: </w:t>
      </w:r>
      <w:hyperlink r:id="rId34" w:history="1">
        <w:r w:rsidR="004C28A7" w:rsidRPr="008A7342">
          <w:rPr>
            <w:rStyle w:val="Hyperlink"/>
            <w:lang w:val="en-GB"/>
          </w:rPr>
          <w:t>https://www.javatpoint.com/linux-cat</w:t>
        </w:r>
      </w:hyperlink>
      <w:r w:rsidR="004C28A7">
        <w:rPr>
          <w:lang w:val="en-GB"/>
        </w:rPr>
        <w:t xml:space="preserve"> </w:t>
      </w:r>
      <w:r w:rsidRPr="00E9009D">
        <w:rPr>
          <w:lang w:val="en-GB"/>
        </w:rPr>
        <w:t>. [Accessed: Mar. 17, 2024].</w:t>
      </w:r>
    </w:p>
    <w:p w14:paraId="5B5F689D" w14:textId="7ADA1F7F" w:rsidR="00E9009D" w:rsidRPr="00E9009D" w:rsidRDefault="00E9009D" w:rsidP="004C28A7">
      <w:pPr>
        <w:rPr>
          <w:lang w:val="en-GB"/>
        </w:rPr>
      </w:pPr>
      <w:r w:rsidRPr="00E9009D">
        <w:rPr>
          <w:lang w:val="en-GB"/>
        </w:rPr>
        <w:t xml:space="preserve">[6] "What Is </w:t>
      </w:r>
      <w:proofErr w:type="gramStart"/>
      <w:r w:rsidRPr="00E9009D">
        <w:rPr>
          <w:lang w:val="en-GB"/>
        </w:rPr>
        <w:t>chmod?,</w:t>
      </w:r>
      <w:proofErr w:type="gramEnd"/>
      <w:r w:rsidRPr="00E9009D">
        <w:rPr>
          <w:lang w:val="en-GB"/>
        </w:rPr>
        <w:t xml:space="preserve">" Nexcess. [Online]. Available: </w:t>
      </w:r>
      <w:hyperlink r:id="rId35" w:history="1">
        <w:r w:rsidR="004C28A7" w:rsidRPr="008A7342">
          <w:rPr>
            <w:rStyle w:val="Hyperlink"/>
            <w:lang w:val="en-GB"/>
          </w:rPr>
          <w:t>https://www.nexcess.net/help/what-is-chmod/</w:t>
        </w:r>
      </w:hyperlink>
      <w:r w:rsidR="004C28A7">
        <w:rPr>
          <w:lang w:val="en-GB"/>
        </w:rPr>
        <w:t xml:space="preserve"> </w:t>
      </w:r>
      <w:r w:rsidRPr="00E9009D">
        <w:rPr>
          <w:lang w:val="en-GB"/>
        </w:rPr>
        <w:t>. [Accessed: Mar. 17, 2024].</w:t>
      </w:r>
    </w:p>
    <w:p w14:paraId="24448051" w14:textId="1026CF25" w:rsidR="00E9009D" w:rsidRPr="00E9009D" w:rsidRDefault="00E9009D" w:rsidP="004C28A7">
      <w:pPr>
        <w:rPr>
          <w:lang w:val="en-GB"/>
        </w:rPr>
      </w:pPr>
      <w:r w:rsidRPr="00E9009D">
        <w:rPr>
          <w:lang w:val="en-GB"/>
        </w:rPr>
        <w:t xml:space="preserve">[7] "Piping in Unix or Linux," GeeksforGeeks. [Online]. Available: </w:t>
      </w:r>
      <w:hyperlink r:id="rId36" w:history="1">
        <w:r w:rsidR="004C28A7" w:rsidRPr="008A7342">
          <w:rPr>
            <w:rStyle w:val="Hyperlink"/>
            <w:lang w:val="en-GB"/>
          </w:rPr>
          <w:t>https://www.geeksforgeeks.org/piping-in-unix-or-linux/</w:t>
        </w:r>
      </w:hyperlink>
      <w:r w:rsidR="004C28A7">
        <w:rPr>
          <w:lang w:val="en-GB"/>
        </w:rPr>
        <w:t xml:space="preserve"> </w:t>
      </w:r>
      <w:r w:rsidRPr="00E9009D">
        <w:rPr>
          <w:lang w:val="en-GB"/>
        </w:rPr>
        <w:t>. [Accessed: Mar. 17, 2024].</w:t>
      </w:r>
    </w:p>
    <w:p w14:paraId="2FAEE8AD" w14:textId="344AE398" w:rsidR="00E9009D" w:rsidRPr="00E9009D" w:rsidRDefault="00E9009D" w:rsidP="004C28A7">
      <w:pPr>
        <w:rPr>
          <w:lang w:val="en-GB"/>
        </w:rPr>
      </w:pPr>
      <w:r w:rsidRPr="00E9009D">
        <w:rPr>
          <w:lang w:val="en-GB"/>
        </w:rPr>
        <w:t xml:space="preserve">[8] "Linux Redirection," guru99. [Online]. Available: </w:t>
      </w:r>
      <w:hyperlink r:id="rId37" w:history="1">
        <w:r w:rsidR="004C28A7" w:rsidRPr="008A7342">
          <w:rPr>
            <w:rStyle w:val="Hyperlink"/>
            <w:lang w:val="en-GB"/>
          </w:rPr>
          <w:t>https://www.guru99.com/linux-redirection.html</w:t>
        </w:r>
      </w:hyperlink>
      <w:r w:rsidR="004C28A7">
        <w:rPr>
          <w:lang w:val="en-GB"/>
        </w:rPr>
        <w:t xml:space="preserve"> </w:t>
      </w:r>
      <w:r w:rsidRPr="00E9009D">
        <w:rPr>
          <w:lang w:val="en-GB"/>
        </w:rPr>
        <w:t>. [Accessed: Mar. 17, 2024].</w:t>
      </w:r>
    </w:p>
    <w:p w14:paraId="62B34DD1" w14:textId="3FFACDF8" w:rsidR="00E9009D" w:rsidRPr="00E9009D" w:rsidRDefault="00E9009D" w:rsidP="004C28A7">
      <w:pPr>
        <w:rPr>
          <w:lang w:val="en-GB"/>
        </w:rPr>
      </w:pPr>
      <w:r w:rsidRPr="00E9009D">
        <w:rPr>
          <w:lang w:val="en-GB"/>
        </w:rPr>
        <w:t xml:space="preserve">[9] "uname," Wikipedia. [Online]. Available: </w:t>
      </w:r>
      <w:hyperlink r:id="rId38" w:history="1">
        <w:r w:rsidR="004C28A7" w:rsidRPr="008A7342">
          <w:rPr>
            <w:rStyle w:val="Hyperlink"/>
            <w:lang w:val="en-GB"/>
          </w:rPr>
          <w:t>https://en.wikipedia.org/wiki/Uname</w:t>
        </w:r>
      </w:hyperlink>
      <w:r w:rsidR="004C28A7">
        <w:rPr>
          <w:lang w:val="en-GB"/>
        </w:rPr>
        <w:t xml:space="preserve"> </w:t>
      </w:r>
      <w:r w:rsidRPr="00E9009D">
        <w:rPr>
          <w:lang w:val="en-GB"/>
        </w:rPr>
        <w:t>. [Accessed: Mar. 17, 2024].</w:t>
      </w:r>
    </w:p>
    <w:p w14:paraId="5B0CFB4E" w14:textId="7434499F" w:rsidR="00E9009D" w:rsidRPr="00E9009D" w:rsidRDefault="00E9009D" w:rsidP="004C28A7">
      <w:pPr>
        <w:rPr>
          <w:lang w:val="en-GB"/>
        </w:rPr>
      </w:pPr>
      <w:r w:rsidRPr="00E9009D">
        <w:rPr>
          <w:lang w:val="en-GB"/>
        </w:rPr>
        <w:t xml:space="preserve">[10] "How to Use the Linux free Command," Turing. [Online]. Available: </w:t>
      </w:r>
      <w:hyperlink r:id="rId39" w:history="1">
        <w:r w:rsidR="004C28A7" w:rsidRPr="008A7342">
          <w:rPr>
            <w:rStyle w:val="Hyperlink"/>
            <w:lang w:val="en-GB"/>
          </w:rPr>
          <w:t>https://www.turing.com/kb/how-to-use-the-linux-free-command</w:t>
        </w:r>
      </w:hyperlink>
      <w:r w:rsidR="004C28A7">
        <w:rPr>
          <w:lang w:val="en-GB"/>
        </w:rPr>
        <w:t xml:space="preserve"> </w:t>
      </w:r>
      <w:r w:rsidRPr="00E9009D">
        <w:rPr>
          <w:lang w:val="en-GB"/>
        </w:rPr>
        <w:t>. [Accessed: Mar. 17, 2024].</w:t>
      </w:r>
    </w:p>
    <w:p w14:paraId="6F33426E" w14:textId="489A0450" w:rsidR="00E9009D" w:rsidRPr="00E9009D" w:rsidRDefault="00E9009D" w:rsidP="004C28A7">
      <w:pPr>
        <w:rPr>
          <w:lang w:val="en-GB"/>
        </w:rPr>
      </w:pPr>
      <w:r w:rsidRPr="00E9009D">
        <w:rPr>
          <w:lang w:val="en-GB"/>
        </w:rPr>
        <w:t xml:space="preserve">[11] "How to use the df command," Red Hat. [Online]. Available: </w:t>
      </w:r>
      <w:hyperlink r:id="rId40" w:history="1">
        <w:r w:rsidR="004C28A7" w:rsidRPr="008A7342">
          <w:rPr>
            <w:rStyle w:val="Hyperlink"/>
            <w:lang w:val="en-GB"/>
          </w:rPr>
          <w:t>https://www.redhat.com/sysadmin/linux-df-command</w:t>
        </w:r>
      </w:hyperlink>
      <w:r w:rsidR="004C28A7">
        <w:rPr>
          <w:lang w:val="en-GB"/>
        </w:rPr>
        <w:t xml:space="preserve"> </w:t>
      </w:r>
      <w:r w:rsidRPr="00E9009D">
        <w:rPr>
          <w:lang w:val="en-GB"/>
        </w:rPr>
        <w:t>. [Accessed: Mar. 17, 2024].</w:t>
      </w:r>
    </w:p>
    <w:p w14:paraId="393E459C" w14:textId="1B1C2BA3" w:rsidR="00E9009D" w:rsidRPr="00E9009D" w:rsidRDefault="00E9009D" w:rsidP="004C28A7">
      <w:pPr>
        <w:rPr>
          <w:lang w:val="en-GB"/>
        </w:rPr>
      </w:pPr>
      <w:r w:rsidRPr="00E9009D">
        <w:rPr>
          <w:lang w:val="en-GB"/>
        </w:rPr>
        <w:t xml:space="preserve">[12] "How to Use the vmstat Command," phoenixNAP. [Online]. Available: </w:t>
      </w:r>
      <w:hyperlink r:id="rId41" w:history="1">
        <w:r w:rsidR="004C28A7" w:rsidRPr="008A7342">
          <w:rPr>
            <w:rStyle w:val="Hyperlink"/>
            <w:lang w:val="en-GB"/>
          </w:rPr>
          <w:t>https://phoenixnap.com/kb/vmstat-command</w:t>
        </w:r>
      </w:hyperlink>
      <w:r w:rsidR="004C28A7">
        <w:rPr>
          <w:lang w:val="en-GB"/>
        </w:rPr>
        <w:t xml:space="preserve"> </w:t>
      </w:r>
      <w:r w:rsidRPr="00E9009D">
        <w:rPr>
          <w:lang w:val="en-GB"/>
        </w:rPr>
        <w:t>. [Accessed: Mar. 17, 2024].</w:t>
      </w:r>
    </w:p>
    <w:p w14:paraId="3D9B13AF" w14:textId="159D448D" w:rsidR="00E9009D" w:rsidRPr="00E9009D" w:rsidRDefault="00E9009D" w:rsidP="004C28A7">
      <w:pPr>
        <w:rPr>
          <w:lang w:val="en-GB"/>
        </w:rPr>
      </w:pPr>
      <w:r w:rsidRPr="00E9009D">
        <w:rPr>
          <w:lang w:val="en-GB"/>
        </w:rPr>
        <w:t xml:space="preserve">[13] "The Linux Filesystem Hierarchy," tldp.org. [Online]. Available: </w:t>
      </w:r>
      <w:hyperlink r:id="rId42" w:history="1">
        <w:r w:rsidR="004C28A7" w:rsidRPr="008A7342">
          <w:rPr>
            <w:rStyle w:val="Hyperlink"/>
            <w:lang w:val="en-GB"/>
          </w:rPr>
          <w:t>https://tldp.org/LDP/Linux-Filesystem-Hierarchy/html/proc.html</w:t>
        </w:r>
      </w:hyperlink>
      <w:r w:rsidR="004C28A7">
        <w:rPr>
          <w:lang w:val="en-GB"/>
        </w:rPr>
        <w:t xml:space="preserve"> </w:t>
      </w:r>
      <w:r w:rsidRPr="00E9009D">
        <w:rPr>
          <w:lang w:val="en-GB"/>
        </w:rPr>
        <w:t>. [Accessed: Mar. 17, 2024].</w:t>
      </w:r>
    </w:p>
    <w:p w14:paraId="36381E26" w14:textId="26FBB466" w:rsidR="00E9009D" w:rsidRPr="00E9009D" w:rsidRDefault="00E9009D" w:rsidP="00E9009D">
      <w:pPr>
        <w:rPr>
          <w:lang w:val="en-GB"/>
        </w:rPr>
      </w:pPr>
      <w:r w:rsidRPr="00E9009D">
        <w:rPr>
          <w:lang w:val="en-GB"/>
        </w:rPr>
        <w:t xml:space="preserve">[14] "Understanding Linux Process States," Baeldung. [Online]. Available: </w:t>
      </w:r>
      <w:hyperlink r:id="rId43" w:history="1">
        <w:r w:rsidR="004C28A7" w:rsidRPr="008A7342">
          <w:rPr>
            <w:rStyle w:val="Hyperlink"/>
            <w:lang w:val="en-GB"/>
          </w:rPr>
          <w:t>https://www.baeldung.com/linux/process-states</w:t>
        </w:r>
      </w:hyperlink>
      <w:r w:rsidR="004C28A7">
        <w:rPr>
          <w:lang w:val="en-GB"/>
        </w:rPr>
        <w:t xml:space="preserve"> </w:t>
      </w:r>
      <w:r w:rsidRPr="00E9009D">
        <w:rPr>
          <w:lang w:val="en-GB"/>
        </w:rPr>
        <w:t>. [Accessed: Mar. 17, 2024].</w:t>
      </w:r>
    </w:p>
    <w:sectPr w:rsidR="00E9009D" w:rsidRPr="00E9009D">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AD9AC" w14:textId="77777777" w:rsidR="00272D3B" w:rsidRDefault="00272D3B" w:rsidP="003607C8">
      <w:pPr>
        <w:spacing w:after="0" w:line="240" w:lineRule="auto"/>
      </w:pPr>
      <w:r>
        <w:separator/>
      </w:r>
    </w:p>
  </w:endnote>
  <w:endnote w:type="continuationSeparator" w:id="0">
    <w:p w14:paraId="52043A16" w14:textId="77777777" w:rsidR="00272D3B" w:rsidRDefault="00272D3B" w:rsidP="003607C8">
      <w:pPr>
        <w:spacing w:after="0" w:line="240" w:lineRule="auto"/>
      </w:pPr>
      <w:r>
        <w:continuationSeparator/>
      </w:r>
    </w:p>
  </w:endnote>
  <w:endnote w:type="continuationNotice" w:id="1">
    <w:p w14:paraId="20890E18" w14:textId="77777777" w:rsidR="00272D3B" w:rsidRDefault="00272D3B">
      <w:pPr>
        <w:spacing w:after="0" w:line="240" w:lineRule="auto"/>
      </w:pPr>
    </w:p>
  </w:endnote>
  <w:endnote w:id="2">
    <w:p w14:paraId="524983E6" w14:textId="25135B7F" w:rsidR="00754012" w:rsidRPr="00754012" w:rsidRDefault="00754012">
      <w:pPr>
        <w:pStyle w:val="EndnoteText"/>
        <w:rPr>
          <w:lang w:val="en-GB"/>
        </w:rPr>
      </w:pPr>
    </w:p>
  </w:endnote>
  <w:endnote w:id="3">
    <w:p w14:paraId="07717A43" w14:textId="3F0E033B" w:rsidR="00762484" w:rsidRPr="00762484" w:rsidRDefault="00762484">
      <w:pPr>
        <w:pStyle w:val="EndnoteText"/>
        <w:rPr>
          <w:lang w:val="en-GB"/>
        </w:rPr>
      </w:pPr>
    </w:p>
  </w:endnote>
  <w:endnote w:id="4">
    <w:p w14:paraId="196425A6" w14:textId="7DF30599" w:rsidR="00A82AA7" w:rsidRPr="00A82AA7" w:rsidRDefault="00A82AA7">
      <w:pPr>
        <w:pStyle w:val="EndnoteText"/>
        <w:rPr>
          <w:lang w:val="en-GB"/>
        </w:rPr>
      </w:pPr>
    </w:p>
  </w:endnote>
  <w:endnote w:id="5">
    <w:p w14:paraId="62F190D9" w14:textId="008100FA" w:rsidR="008D217A" w:rsidRPr="008D217A" w:rsidRDefault="008D217A">
      <w:pPr>
        <w:pStyle w:val="EndnoteText"/>
        <w:rPr>
          <w:lang w:val="en-GB"/>
        </w:rPr>
      </w:pPr>
    </w:p>
  </w:endnote>
  <w:endnote w:id="6">
    <w:p w14:paraId="1DD3BE8F" w14:textId="7BC2C14B" w:rsidR="00EA7745" w:rsidRPr="00EA7745" w:rsidRDefault="00EA7745">
      <w:pPr>
        <w:pStyle w:val="EndnoteText"/>
        <w:rPr>
          <w:lang w:val="en-GB"/>
        </w:rPr>
      </w:pPr>
    </w:p>
  </w:endnote>
  <w:endnote w:id="7">
    <w:p w14:paraId="55D99173" w14:textId="4EFCABCB" w:rsidR="00014C83" w:rsidRPr="00014C83" w:rsidRDefault="00014C83">
      <w:pPr>
        <w:pStyle w:val="EndnoteText"/>
        <w:rPr>
          <w:lang w:val="en-GB"/>
        </w:rPr>
      </w:pPr>
    </w:p>
  </w:endnote>
  <w:endnote w:id="8">
    <w:p w14:paraId="3ED8C958" w14:textId="1C38C791" w:rsidR="00603146" w:rsidRPr="002C3182" w:rsidRDefault="00603146" w:rsidP="00603146">
      <w:pPr>
        <w:pStyle w:val="EndnoteText"/>
        <w:rPr>
          <w:lang w:val="en-GB"/>
        </w:rPr>
      </w:pPr>
    </w:p>
  </w:endnote>
  <w:endnote w:id="9">
    <w:p w14:paraId="388DF36B" w14:textId="52F88896" w:rsidR="00603146" w:rsidRPr="00603146" w:rsidRDefault="00603146">
      <w:pPr>
        <w:pStyle w:val="EndnoteText"/>
        <w:rPr>
          <w:lang w:val="en-GB"/>
        </w:rPr>
      </w:pPr>
    </w:p>
  </w:endnote>
  <w:endnote w:id="10">
    <w:p w14:paraId="1B07AAF7" w14:textId="61652545" w:rsidR="008245E1" w:rsidRPr="008245E1" w:rsidRDefault="008245E1">
      <w:pPr>
        <w:pStyle w:val="EndnoteText"/>
        <w:rPr>
          <w:lang w:val="en-GB"/>
        </w:rPr>
      </w:pPr>
    </w:p>
  </w:endnote>
  <w:endnote w:id="11">
    <w:p w14:paraId="74105A57" w14:textId="558EB835" w:rsidR="00B47442" w:rsidRPr="00B47442" w:rsidRDefault="00B47442">
      <w:pPr>
        <w:pStyle w:val="EndnoteText"/>
        <w:rPr>
          <w:lang w:val="en-GB"/>
        </w:rPr>
      </w:pPr>
    </w:p>
  </w:endnote>
  <w:endnote w:id="12">
    <w:p w14:paraId="041A740B" w14:textId="0719ACC6" w:rsidR="00126421" w:rsidRPr="00126421" w:rsidRDefault="00126421">
      <w:pPr>
        <w:pStyle w:val="EndnoteText"/>
        <w:rPr>
          <w:lang w:val="en-GB"/>
        </w:rPr>
      </w:pPr>
    </w:p>
  </w:endnote>
  <w:endnote w:id="13">
    <w:p w14:paraId="10C0A42A" w14:textId="458002C4" w:rsidR="008A2B3D" w:rsidRPr="008A2B3D" w:rsidRDefault="008A2B3D">
      <w:pPr>
        <w:pStyle w:val="EndnoteText"/>
        <w:rPr>
          <w:lang w:val="en-GB"/>
        </w:rPr>
      </w:pPr>
    </w:p>
  </w:endnote>
  <w:endnote w:id="14">
    <w:p w14:paraId="030CDD1A" w14:textId="2F44D1ED" w:rsidR="00DB1BB5" w:rsidRPr="00DB1BB5" w:rsidRDefault="00DB1BB5">
      <w:pPr>
        <w:pStyle w:val="EndnoteText"/>
        <w:rPr>
          <w:lang w:val="en-GB"/>
        </w:rPr>
      </w:pPr>
    </w:p>
  </w:endnote>
  <w:endnote w:id="15">
    <w:p w14:paraId="0386D3E0" w14:textId="5AB87561" w:rsidR="001E7D54" w:rsidRPr="001E7D54" w:rsidRDefault="001E7D54">
      <w:pPr>
        <w:pStyle w:val="EndnoteText"/>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C787F" w14:textId="77777777" w:rsidR="00C2023C" w:rsidRDefault="00C2023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6F41F" w14:textId="77777777" w:rsidR="00272D3B" w:rsidRDefault="00272D3B" w:rsidP="003607C8">
      <w:pPr>
        <w:spacing w:after="0" w:line="240" w:lineRule="auto"/>
      </w:pPr>
      <w:r>
        <w:separator/>
      </w:r>
    </w:p>
  </w:footnote>
  <w:footnote w:type="continuationSeparator" w:id="0">
    <w:p w14:paraId="24B19FF3" w14:textId="77777777" w:rsidR="00272D3B" w:rsidRDefault="00272D3B" w:rsidP="003607C8">
      <w:pPr>
        <w:spacing w:after="0" w:line="240" w:lineRule="auto"/>
      </w:pPr>
      <w:r>
        <w:continuationSeparator/>
      </w:r>
    </w:p>
  </w:footnote>
  <w:footnote w:type="continuationNotice" w:id="1">
    <w:p w14:paraId="5CD4137E" w14:textId="77777777" w:rsidR="00272D3B" w:rsidRDefault="00272D3B">
      <w:pPr>
        <w:spacing w:after="0" w:line="240" w:lineRule="auto"/>
      </w:pPr>
    </w:p>
  </w:footnote>
  <w:footnote w:id="2">
    <w:p w14:paraId="4FBE023F" w14:textId="13759DEF" w:rsidR="003607C8" w:rsidRPr="003607C8" w:rsidRDefault="003607C8">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13FC8" w14:textId="77777777" w:rsidR="00C2023C" w:rsidRDefault="00C2023C">
    <w:pPr>
      <w:pStyle w:val="Revisio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699"/>
    <w:multiLevelType w:val="hybridMultilevel"/>
    <w:tmpl w:val="28DE20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0434530"/>
    <w:multiLevelType w:val="hybridMultilevel"/>
    <w:tmpl w:val="69F8DE8C"/>
    <w:lvl w:ilvl="0" w:tplc="67F498B2">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431A09EC"/>
    <w:multiLevelType w:val="hybridMultilevel"/>
    <w:tmpl w:val="EC6812C6"/>
    <w:lvl w:ilvl="0" w:tplc="0C72DF02">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6797625A"/>
    <w:multiLevelType w:val="hybridMultilevel"/>
    <w:tmpl w:val="FCAC14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6E75817"/>
    <w:multiLevelType w:val="hybridMultilevel"/>
    <w:tmpl w:val="3120EA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B554750"/>
    <w:multiLevelType w:val="hybridMultilevel"/>
    <w:tmpl w:val="EE1657CC"/>
    <w:lvl w:ilvl="0" w:tplc="937EBCBE">
      <w:start w:val="1"/>
      <w:numFmt w:val="bullet"/>
      <w:lvlText w:val="-"/>
      <w:lvlJc w:val="left"/>
      <w:pPr>
        <w:ind w:left="1080" w:hanging="360"/>
      </w:pPr>
      <w:rPr>
        <w:rFonts w:ascii="Calibri" w:eastAsiaTheme="minorHAnsi" w:hAnsi="Calibri" w:cs="Calibr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2069064211">
    <w:abstractNumId w:val="4"/>
  </w:num>
  <w:num w:numId="2" w16cid:durableId="929121735">
    <w:abstractNumId w:val="0"/>
  </w:num>
  <w:num w:numId="3" w16cid:durableId="1587807902">
    <w:abstractNumId w:val="3"/>
  </w:num>
  <w:num w:numId="4" w16cid:durableId="1994798071">
    <w:abstractNumId w:val="5"/>
  </w:num>
  <w:num w:numId="5" w16cid:durableId="1480807580">
    <w:abstractNumId w:val="1"/>
  </w:num>
  <w:num w:numId="6" w16cid:durableId="45969049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lly Masre">
    <w15:presenceInfo w15:providerId="Windows Live" w15:userId="10a61a0a76ba7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51"/>
    <w:rsid w:val="0001269A"/>
    <w:rsid w:val="00014C83"/>
    <w:rsid w:val="00014F70"/>
    <w:rsid w:val="0002081B"/>
    <w:rsid w:val="000223BA"/>
    <w:rsid w:val="00026AEB"/>
    <w:rsid w:val="00032021"/>
    <w:rsid w:val="000411D5"/>
    <w:rsid w:val="0004507D"/>
    <w:rsid w:val="00051339"/>
    <w:rsid w:val="0005765C"/>
    <w:rsid w:val="0006264D"/>
    <w:rsid w:val="0008279E"/>
    <w:rsid w:val="000833F2"/>
    <w:rsid w:val="00084E39"/>
    <w:rsid w:val="00090F98"/>
    <w:rsid w:val="000A30B4"/>
    <w:rsid w:val="000B3429"/>
    <w:rsid w:val="000B6144"/>
    <w:rsid w:val="000B7D53"/>
    <w:rsid w:val="000C1766"/>
    <w:rsid w:val="000C56AC"/>
    <w:rsid w:val="000D134A"/>
    <w:rsid w:val="000D2B98"/>
    <w:rsid w:val="000D3DD6"/>
    <w:rsid w:val="000D77C3"/>
    <w:rsid w:val="000E32A4"/>
    <w:rsid w:val="000F36F4"/>
    <w:rsid w:val="000F3E43"/>
    <w:rsid w:val="0011282A"/>
    <w:rsid w:val="001167F3"/>
    <w:rsid w:val="00120D41"/>
    <w:rsid w:val="0012390E"/>
    <w:rsid w:val="00126421"/>
    <w:rsid w:val="00134909"/>
    <w:rsid w:val="00135559"/>
    <w:rsid w:val="00135FB7"/>
    <w:rsid w:val="00146209"/>
    <w:rsid w:val="001479A5"/>
    <w:rsid w:val="00154332"/>
    <w:rsid w:val="0015505C"/>
    <w:rsid w:val="00157794"/>
    <w:rsid w:val="001A7849"/>
    <w:rsid w:val="001B20CC"/>
    <w:rsid w:val="001B70DC"/>
    <w:rsid w:val="001D045B"/>
    <w:rsid w:val="001E4083"/>
    <w:rsid w:val="001E7D54"/>
    <w:rsid w:val="001F313B"/>
    <w:rsid w:val="00202E3E"/>
    <w:rsid w:val="00203E29"/>
    <w:rsid w:val="00204F62"/>
    <w:rsid w:val="00210C6B"/>
    <w:rsid w:val="00211097"/>
    <w:rsid w:val="00215A9F"/>
    <w:rsid w:val="002160CA"/>
    <w:rsid w:val="002220C0"/>
    <w:rsid w:val="002275E1"/>
    <w:rsid w:val="00232072"/>
    <w:rsid w:val="00235E8C"/>
    <w:rsid w:val="00252A49"/>
    <w:rsid w:val="00272D3B"/>
    <w:rsid w:val="0027498A"/>
    <w:rsid w:val="00297D37"/>
    <w:rsid w:val="002A3C66"/>
    <w:rsid w:val="002B0158"/>
    <w:rsid w:val="002B32E2"/>
    <w:rsid w:val="002C3182"/>
    <w:rsid w:val="002C3ACB"/>
    <w:rsid w:val="002D5035"/>
    <w:rsid w:val="002E1E97"/>
    <w:rsid w:val="002E26D2"/>
    <w:rsid w:val="002E6418"/>
    <w:rsid w:val="002F40D1"/>
    <w:rsid w:val="00303B95"/>
    <w:rsid w:val="00315A39"/>
    <w:rsid w:val="0033102A"/>
    <w:rsid w:val="00332103"/>
    <w:rsid w:val="00343F5E"/>
    <w:rsid w:val="00352178"/>
    <w:rsid w:val="00356E4B"/>
    <w:rsid w:val="003607C8"/>
    <w:rsid w:val="003641F1"/>
    <w:rsid w:val="0036716C"/>
    <w:rsid w:val="00372A9D"/>
    <w:rsid w:val="003805AD"/>
    <w:rsid w:val="00381232"/>
    <w:rsid w:val="0038350A"/>
    <w:rsid w:val="00386CFC"/>
    <w:rsid w:val="00391961"/>
    <w:rsid w:val="00395386"/>
    <w:rsid w:val="003A1AEE"/>
    <w:rsid w:val="003A7D51"/>
    <w:rsid w:val="003B1CF6"/>
    <w:rsid w:val="003C2D4A"/>
    <w:rsid w:val="003C5554"/>
    <w:rsid w:val="003D226E"/>
    <w:rsid w:val="003D2345"/>
    <w:rsid w:val="003E09DE"/>
    <w:rsid w:val="003E5930"/>
    <w:rsid w:val="003E6EF1"/>
    <w:rsid w:val="003F0820"/>
    <w:rsid w:val="004255F3"/>
    <w:rsid w:val="00467E17"/>
    <w:rsid w:val="00483704"/>
    <w:rsid w:val="0048439B"/>
    <w:rsid w:val="00486FEF"/>
    <w:rsid w:val="0049120E"/>
    <w:rsid w:val="00491FEE"/>
    <w:rsid w:val="004A0395"/>
    <w:rsid w:val="004B10FB"/>
    <w:rsid w:val="004B56F2"/>
    <w:rsid w:val="004B79FE"/>
    <w:rsid w:val="004C28A7"/>
    <w:rsid w:val="004C495D"/>
    <w:rsid w:val="004D3DFA"/>
    <w:rsid w:val="004D49A8"/>
    <w:rsid w:val="005017D2"/>
    <w:rsid w:val="00517E06"/>
    <w:rsid w:val="00527657"/>
    <w:rsid w:val="00532A66"/>
    <w:rsid w:val="005352C4"/>
    <w:rsid w:val="00544E7F"/>
    <w:rsid w:val="00573F8C"/>
    <w:rsid w:val="0058707A"/>
    <w:rsid w:val="005A0B41"/>
    <w:rsid w:val="005B199F"/>
    <w:rsid w:val="005B344D"/>
    <w:rsid w:val="005C7E6C"/>
    <w:rsid w:val="005D131A"/>
    <w:rsid w:val="005D4DD7"/>
    <w:rsid w:val="005F07B2"/>
    <w:rsid w:val="005F3639"/>
    <w:rsid w:val="005F4B90"/>
    <w:rsid w:val="005F5919"/>
    <w:rsid w:val="00601A80"/>
    <w:rsid w:val="00603146"/>
    <w:rsid w:val="006054BF"/>
    <w:rsid w:val="00606A1B"/>
    <w:rsid w:val="00611232"/>
    <w:rsid w:val="00614B01"/>
    <w:rsid w:val="00620DA4"/>
    <w:rsid w:val="00627263"/>
    <w:rsid w:val="0063295F"/>
    <w:rsid w:val="00632B0C"/>
    <w:rsid w:val="00634F01"/>
    <w:rsid w:val="00653B0B"/>
    <w:rsid w:val="0065712C"/>
    <w:rsid w:val="00665351"/>
    <w:rsid w:val="006707F6"/>
    <w:rsid w:val="00674765"/>
    <w:rsid w:val="00677E59"/>
    <w:rsid w:val="0068300B"/>
    <w:rsid w:val="00694F01"/>
    <w:rsid w:val="00695228"/>
    <w:rsid w:val="006961DF"/>
    <w:rsid w:val="006B0750"/>
    <w:rsid w:val="006B420A"/>
    <w:rsid w:val="006C1120"/>
    <w:rsid w:val="006D48C2"/>
    <w:rsid w:val="006D7605"/>
    <w:rsid w:val="006E1E1C"/>
    <w:rsid w:val="006E236A"/>
    <w:rsid w:val="006E3C15"/>
    <w:rsid w:val="006F72F1"/>
    <w:rsid w:val="00702CA6"/>
    <w:rsid w:val="00703A9B"/>
    <w:rsid w:val="00707009"/>
    <w:rsid w:val="00707A31"/>
    <w:rsid w:val="007258F5"/>
    <w:rsid w:val="00725AF6"/>
    <w:rsid w:val="0073484E"/>
    <w:rsid w:val="00754012"/>
    <w:rsid w:val="00757031"/>
    <w:rsid w:val="00762484"/>
    <w:rsid w:val="00762D76"/>
    <w:rsid w:val="00766151"/>
    <w:rsid w:val="00773D22"/>
    <w:rsid w:val="007809D3"/>
    <w:rsid w:val="00782289"/>
    <w:rsid w:val="007B2DD9"/>
    <w:rsid w:val="007B77F1"/>
    <w:rsid w:val="007C0FDA"/>
    <w:rsid w:val="007D3598"/>
    <w:rsid w:val="007E476E"/>
    <w:rsid w:val="007F587F"/>
    <w:rsid w:val="007F7B0C"/>
    <w:rsid w:val="00814C2B"/>
    <w:rsid w:val="008202A0"/>
    <w:rsid w:val="008245E1"/>
    <w:rsid w:val="00834CAE"/>
    <w:rsid w:val="00834D89"/>
    <w:rsid w:val="00842E08"/>
    <w:rsid w:val="00844919"/>
    <w:rsid w:val="008618A4"/>
    <w:rsid w:val="00863A3B"/>
    <w:rsid w:val="00864EFE"/>
    <w:rsid w:val="008734A1"/>
    <w:rsid w:val="00884611"/>
    <w:rsid w:val="0088603E"/>
    <w:rsid w:val="00893932"/>
    <w:rsid w:val="00895347"/>
    <w:rsid w:val="008957A8"/>
    <w:rsid w:val="008A2B3D"/>
    <w:rsid w:val="008A374F"/>
    <w:rsid w:val="008B4164"/>
    <w:rsid w:val="008B6F5D"/>
    <w:rsid w:val="008D0A72"/>
    <w:rsid w:val="008D217A"/>
    <w:rsid w:val="008D406B"/>
    <w:rsid w:val="008E489B"/>
    <w:rsid w:val="008F60BD"/>
    <w:rsid w:val="008F6DA8"/>
    <w:rsid w:val="009023BF"/>
    <w:rsid w:val="009229F8"/>
    <w:rsid w:val="00924A70"/>
    <w:rsid w:val="009377FB"/>
    <w:rsid w:val="00941DCA"/>
    <w:rsid w:val="00945529"/>
    <w:rsid w:val="0096097F"/>
    <w:rsid w:val="00980B01"/>
    <w:rsid w:val="00993EA5"/>
    <w:rsid w:val="00995591"/>
    <w:rsid w:val="009A6ABF"/>
    <w:rsid w:val="009A7062"/>
    <w:rsid w:val="009B0DFA"/>
    <w:rsid w:val="009B33ED"/>
    <w:rsid w:val="009B4CCD"/>
    <w:rsid w:val="009C208C"/>
    <w:rsid w:val="009D10D1"/>
    <w:rsid w:val="009E6DE1"/>
    <w:rsid w:val="009F1D71"/>
    <w:rsid w:val="00A00D9B"/>
    <w:rsid w:val="00A0560C"/>
    <w:rsid w:val="00A10832"/>
    <w:rsid w:val="00A40354"/>
    <w:rsid w:val="00A442A3"/>
    <w:rsid w:val="00A51A21"/>
    <w:rsid w:val="00A82AA7"/>
    <w:rsid w:val="00A942DE"/>
    <w:rsid w:val="00AB1046"/>
    <w:rsid w:val="00AD28D7"/>
    <w:rsid w:val="00AE70F4"/>
    <w:rsid w:val="00B0319B"/>
    <w:rsid w:val="00B033AB"/>
    <w:rsid w:val="00B12A70"/>
    <w:rsid w:val="00B17E68"/>
    <w:rsid w:val="00B23964"/>
    <w:rsid w:val="00B31DFE"/>
    <w:rsid w:val="00B325A1"/>
    <w:rsid w:val="00B47442"/>
    <w:rsid w:val="00B55D85"/>
    <w:rsid w:val="00B67F48"/>
    <w:rsid w:val="00B8120B"/>
    <w:rsid w:val="00B87857"/>
    <w:rsid w:val="00B95336"/>
    <w:rsid w:val="00B97AB4"/>
    <w:rsid w:val="00BB2EAC"/>
    <w:rsid w:val="00BB7372"/>
    <w:rsid w:val="00BB7BD0"/>
    <w:rsid w:val="00BC23FB"/>
    <w:rsid w:val="00BC4B77"/>
    <w:rsid w:val="00BC5565"/>
    <w:rsid w:val="00BC7F15"/>
    <w:rsid w:val="00BD2EF5"/>
    <w:rsid w:val="00BD332C"/>
    <w:rsid w:val="00BE4405"/>
    <w:rsid w:val="00C000C4"/>
    <w:rsid w:val="00C022FC"/>
    <w:rsid w:val="00C0346F"/>
    <w:rsid w:val="00C17602"/>
    <w:rsid w:val="00C2023C"/>
    <w:rsid w:val="00C31537"/>
    <w:rsid w:val="00C43F9C"/>
    <w:rsid w:val="00C502FA"/>
    <w:rsid w:val="00C50FC5"/>
    <w:rsid w:val="00C563F8"/>
    <w:rsid w:val="00C7096F"/>
    <w:rsid w:val="00C76028"/>
    <w:rsid w:val="00C81BF6"/>
    <w:rsid w:val="00C825E2"/>
    <w:rsid w:val="00C82F81"/>
    <w:rsid w:val="00C8758E"/>
    <w:rsid w:val="00C9157C"/>
    <w:rsid w:val="00CA15B5"/>
    <w:rsid w:val="00CB0902"/>
    <w:rsid w:val="00CB55EC"/>
    <w:rsid w:val="00CC6215"/>
    <w:rsid w:val="00CE04B2"/>
    <w:rsid w:val="00CE50E6"/>
    <w:rsid w:val="00CE71B2"/>
    <w:rsid w:val="00CF5B43"/>
    <w:rsid w:val="00D07CDC"/>
    <w:rsid w:val="00D21928"/>
    <w:rsid w:val="00D22F65"/>
    <w:rsid w:val="00D269F4"/>
    <w:rsid w:val="00D363D9"/>
    <w:rsid w:val="00D43088"/>
    <w:rsid w:val="00D446B4"/>
    <w:rsid w:val="00D462DE"/>
    <w:rsid w:val="00D46A3D"/>
    <w:rsid w:val="00D51D93"/>
    <w:rsid w:val="00D54C2C"/>
    <w:rsid w:val="00D5509F"/>
    <w:rsid w:val="00D6547C"/>
    <w:rsid w:val="00D71A63"/>
    <w:rsid w:val="00D727A8"/>
    <w:rsid w:val="00D92FA8"/>
    <w:rsid w:val="00DB0429"/>
    <w:rsid w:val="00DB1935"/>
    <w:rsid w:val="00DB1BB5"/>
    <w:rsid w:val="00DC02DB"/>
    <w:rsid w:val="00DC2ED9"/>
    <w:rsid w:val="00DC618E"/>
    <w:rsid w:val="00DD1472"/>
    <w:rsid w:val="00DD1A7B"/>
    <w:rsid w:val="00DE0BFF"/>
    <w:rsid w:val="00DE4C24"/>
    <w:rsid w:val="00DE6CD2"/>
    <w:rsid w:val="00DE73E2"/>
    <w:rsid w:val="00DF2EF0"/>
    <w:rsid w:val="00E00D53"/>
    <w:rsid w:val="00E11789"/>
    <w:rsid w:val="00E139DD"/>
    <w:rsid w:val="00E5132D"/>
    <w:rsid w:val="00E5306C"/>
    <w:rsid w:val="00E57D18"/>
    <w:rsid w:val="00E618BE"/>
    <w:rsid w:val="00E66BD6"/>
    <w:rsid w:val="00E71429"/>
    <w:rsid w:val="00E81CC4"/>
    <w:rsid w:val="00E81D25"/>
    <w:rsid w:val="00E81D26"/>
    <w:rsid w:val="00E82051"/>
    <w:rsid w:val="00E84020"/>
    <w:rsid w:val="00E848DE"/>
    <w:rsid w:val="00E9009D"/>
    <w:rsid w:val="00E9524D"/>
    <w:rsid w:val="00E965EF"/>
    <w:rsid w:val="00EA7745"/>
    <w:rsid w:val="00EB0E13"/>
    <w:rsid w:val="00EB346F"/>
    <w:rsid w:val="00EC3B61"/>
    <w:rsid w:val="00EC4482"/>
    <w:rsid w:val="00ED6AF5"/>
    <w:rsid w:val="00EE2372"/>
    <w:rsid w:val="00EE6D77"/>
    <w:rsid w:val="00EF6C54"/>
    <w:rsid w:val="00F01984"/>
    <w:rsid w:val="00F20EE4"/>
    <w:rsid w:val="00F64D03"/>
    <w:rsid w:val="00F761E3"/>
    <w:rsid w:val="00F90F5D"/>
    <w:rsid w:val="00FA708C"/>
    <w:rsid w:val="00FB455F"/>
    <w:rsid w:val="00FB6D6D"/>
    <w:rsid w:val="00FB7006"/>
    <w:rsid w:val="00FC08AB"/>
    <w:rsid w:val="00FC5BCC"/>
    <w:rsid w:val="00FE0B55"/>
    <w:rsid w:val="00FE58BE"/>
    <w:rsid w:val="00FE74D6"/>
    <w:rsid w:val="00FE7D7A"/>
    <w:rsid w:val="00FF3A7C"/>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405951"/>
  <w15:chartTrackingRefBased/>
  <w15:docId w15:val="{001324C8-CC3B-4A98-A505-40CAC888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3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DE1"/>
    <w:pPr>
      <w:ind w:left="720"/>
      <w:contextualSpacing/>
    </w:pPr>
  </w:style>
  <w:style w:type="character" w:styleId="HTMLCode">
    <w:name w:val="HTML Code"/>
    <w:basedOn w:val="DefaultParagraphFont"/>
    <w:uiPriority w:val="99"/>
    <w:semiHidden/>
    <w:unhideWhenUsed/>
    <w:rsid w:val="007C0FDA"/>
    <w:rPr>
      <w:rFonts w:ascii="Courier New" w:eastAsia="Times New Roman" w:hAnsi="Courier New" w:cs="Courier New"/>
      <w:sz w:val="20"/>
      <w:szCs w:val="20"/>
    </w:rPr>
  </w:style>
  <w:style w:type="character" w:styleId="Hyperlink">
    <w:name w:val="Hyperlink"/>
    <w:basedOn w:val="DefaultParagraphFont"/>
    <w:uiPriority w:val="99"/>
    <w:unhideWhenUsed/>
    <w:rsid w:val="00527657"/>
    <w:rPr>
      <w:color w:val="0563C1" w:themeColor="hyperlink"/>
      <w:u w:val="single"/>
    </w:rPr>
  </w:style>
  <w:style w:type="character" w:styleId="UnresolvedMention">
    <w:name w:val="Unresolved Mention"/>
    <w:basedOn w:val="DefaultParagraphFont"/>
    <w:uiPriority w:val="99"/>
    <w:semiHidden/>
    <w:unhideWhenUsed/>
    <w:rsid w:val="00527657"/>
    <w:rPr>
      <w:color w:val="605E5C"/>
      <w:shd w:val="clear" w:color="auto" w:fill="E1DFDD"/>
    </w:rPr>
  </w:style>
  <w:style w:type="paragraph" w:styleId="FootnoteText">
    <w:name w:val="footnote text"/>
    <w:basedOn w:val="Normal"/>
    <w:link w:val="FootnoteTextChar"/>
    <w:uiPriority w:val="99"/>
    <w:semiHidden/>
    <w:unhideWhenUsed/>
    <w:rsid w:val="003607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7C8"/>
    <w:rPr>
      <w:sz w:val="20"/>
      <w:szCs w:val="20"/>
    </w:rPr>
  </w:style>
  <w:style w:type="character" w:styleId="FootnoteReference">
    <w:name w:val="footnote reference"/>
    <w:basedOn w:val="DefaultParagraphFont"/>
    <w:uiPriority w:val="99"/>
    <w:semiHidden/>
    <w:unhideWhenUsed/>
    <w:rsid w:val="003607C8"/>
    <w:rPr>
      <w:vertAlign w:val="superscript"/>
    </w:rPr>
  </w:style>
  <w:style w:type="paragraph" w:styleId="EndnoteText">
    <w:name w:val="endnote text"/>
    <w:basedOn w:val="Normal"/>
    <w:link w:val="EndnoteTextChar"/>
    <w:uiPriority w:val="99"/>
    <w:semiHidden/>
    <w:unhideWhenUsed/>
    <w:rsid w:val="007540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4012"/>
    <w:rPr>
      <w:sz w:val="20"/>
      <w:szCs w:val="20"/>
    </w:rPr>
  </w:style>
  <w:style w:type="character" w:styleId="EndnoteReference">
    <w:name w:val="endnote reference"/>
    <w:basedOn w:val="DefaultParagraphFont"/>
    <w:uiPriority w:val="99"/>
    <w:semiHidden/>
    <w:unhideWhenUsed/>
    <w:rsid w:val="00754012"/>
    <w:rPr>
      <w:vertAlign w:val="superscript"/>
    </w:rPr>
  </w:style>
  <w:style w:type="character" w:styleId="FollowedHyperlink">
    <w:name w:val="FollowedHyperlink"/>
    <w:basedOn w:val="DefaultParagraphFont"/>
    <w:uiPriority w:val="99"/>
    <w:semiHidden/>
    <w:unhideWhenUsed/>
    <w:rsid w:val="00CE50E6"/>
    <w:rPr>
      <w:color w:val="954F72" w:themeColor="followedHyperlink"/>
      <w:u w:val="single"/>
    </w:rPr>
  </w:style>
  <w:style w:type="character" w:customStyle="1" w:styleId="Heading1Char">
    <w:name w:val="Heading 1 Char"/>
    <w:basedOn w:val="DefaultParagraphFont"/>
    <w:link w:val="Heading1"/>
    <w:uiPriority w:val="9"/>
    <w:rsid w:val="007D35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359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E476E"/>
    <w:pPr>
      <w:outlineLvl w:val="9"/>
    </w:pPr>
    <w:rPr>
      <w:lang w:val="en-US"/>
    </w:rPr>
  </w:style>
  <w:style w:type="paragraph" w:styleId="TOC1">
    <w:name w:val="toc 1"/>
    <w:basedOn w:val="Normal"/>
    <w:next w:val="Normal"/>
    <w:autoRedefine/>
    <w:uiPriority w:val="39"/>
    <w:unhideWhenUsed/>
    <w:rsid w:val="007E476E"/>
    <w:pPr>
      <w:spacing w:after="100"/>
    </w:pPr>
  </w:style>
  <w:style w:type="paragraph" w:styleId="TOC2">
    <w:name w:val="toc 2"/>
    <w:basedOn w:val="Normal"/>
    <w:next w:val="Normal"/>
    <w:autoRedefine/>
    <w:uiPriority w:val="39"/>
    <w:unhideWhenUsed/>
    <w:rsid w:val="007E476E"/>
    <w:pPr>
      <w:spacing w:after="100"/>
      <w:ind w:left="220"/>
    </w:pPr>
  </w:style>
  <w:style w:type="paragraph" w:styleId="Revision">
    <w:name w:val="Revision"/>
    <w:hidden/>
    <w:uiPriority w:val="99"/>
    <w:semiHidden/>
    <w:rsid w:val="00C202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940456">
      <w:bodyDiv w:val="1"/>
      <w:marLeft w:val="0"/>
      <w:marRight w:val="0"/>
      <w:marTop w:val="0"/>
      <w:marBottom w:val="0"/>
      <w:divBdr>
        <w:top w:val="none" w:sz="0" w:space="0" w:color="auto"/>
        <w:left w:val="none" w:sz="0" w:space="0" w:color="auto"/>
        <w:bottom w:val="none" w:sz="0" w:space="0" w:color="auto"/>
        <w:right w:val="none" w:sz="0" w:space="0" w:color="auto"/>
      </w:divBdr>
    </w:div>
    <w:div w:id="298343493">
      <w:bodyDiv w:val="1"/>
      <w:marLeft w:val="0"/>
      <w:marRight w:val="0"/>
      <w:marTop w:val="0"/>
      <w:marBottom w:val="0"/>
      <w:divBdr>
        <w:top w:val="none" w:sz="0" w:space="0" w:color="auto"/>
        <w:left w:val="none" w:sz="0" w:space="0" w:color="auto"/>
        <w:bottom w:val="none" w:sz="0" w:space="0" w:color="auto"/>
        <w:right w:val="none" w:sz="0" w:space="0" w:color="auto"/>
      </w:divBdr>
    </w:div>
    <w:div w:id="605885859">
      <w:bodyDiv w:val="1"/>
      <w:marLeft w:val="0"/>
      <w:marRight w:val="0"/>
      <w:marTop w:val="0"/>
      <w:marBottom w:val="0"/>
      <w:divBdr>
        <w:top w:val="none" w:sz="0" w:space="0" w:color="auto"/>
        <w:left w:val="none" w:sz="0" w:space="0" w:color="auto"/>
        <w:bottom w:val="none" w:sz="0" w:space="0" w:color="auto"/>
        <w:right w:val="none" w:sz="0" w:space="0" w:color="auto"/>
      </w:divBdr>
      <w:divsChild>
        <w:div w:id="1455446387">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666133412">
      <w:bodyDiv w:val="1"/>
      <w:marLeft w:val="0"/>
      <w:marRight w:val="0"/>
      <w:marTop w:val="0"/>
      <w:marBottom w:val="0"/>
      <w:divBdr>
        <w:top w:val="none" w:sz="0" w:space="0" w:color="auto"/>
        <w:left w:val="none" w:sz="0" w:space="0" w:color="auto"/>
        <w:bottom w:val="none" w:sz="0" w:space="0" w:color="auto"/>
        <w:right w:val="none" w:sz="0" w:space="0" w:color="auto"/>
      </w:divBdr>
    </w:div>
    <w:div w:id="836921480">
      <w:bodyDiv w:val="1"/>
      <w:marLeft w:val="0"/>
      <w:marRight w:val="0"/>
      <w:marTop w:val="0"/>
      <w:marBottom w:val="0"/>
      <w:divBdr>
        <w:top w:val="none" w:sz="0" w:space="0" w:color="auto"/>
        <w:left w:val="none" w:sz="0" w:space="0" w:color="auto"/>
        <w:bottom w:val="none" w:sz="0" w:space="0" w:color="auto"/>
        <w:right w:val="none" w:sz="0" w:space="0" w:color="auto"/>
      </w:divBdr>
      <w:divsChild>
        <w:div w:id="1112817587">
          <w:marLeft w:val="0"/>
          <w:marRight w:val="0"/>
          <w:marTop w:val="0"/>
          <w:marBottom w:val="0"/>
          <w:divBdr>
            <w:top w:val="single" w:sz="2" w:space="0" w:color="E3E3E3"/>
            <w:left w:val="single" w:sz="2" w:space="0" w:color="E3E3E3"/>
            <w:bottom w:val="single" w:sz="2" w:space="0" w:color="E3E3E3"/>
            <w:right w:val="single" w:sz="2" w:space="0" w:color="E3E3E3"/>
          </w:divBdr>
          <w:divsChild>
            <w:div w:id="610091291">
              <w:marLeft w:val="0"/>
              <w:marRight w:val="0"/>
              <w:marTop w:val="100"/>
              <w:marBottom w:val="100"/>
              <w:divBdr>
                <w:top w:val="single" w:sz="2" w:space="0" w:color="E3E3E3"/>
                <w:left w:val="single" w:sz="2" w:space="0" w:color="E3E3E3"/>
                <w:bottom w:val="single" w:sz="2" w:space="0" w:color="E3E3E3"/>
                <w:right w:val="single" w:sz="2" w:space="0" w:color="E3E3E3"/>
              </w:divBdr>
              <w:divsChild>
                <w:div w:id="517163284">
                  <w:marLeft w:val="0"/>
                  <w:marRight w:val="0"/>
                  <w:marTop w:val="0"/>
                  <w:marBottom w:val="0"/>
                  <w:divBdr>
                    <w:top w:val="single" w:sz="2" w:space="0" w:color="E3E3E3"/>
                    <w:left w:val="single" w:sz="2" w:space="0" w:color="E3E3E3"/>
                    <w:bottom w:val="single" w:sz="2" w:space="0" w:color="E3E3E3"/>
                    <w:right w:val="single" w:sz="2" w:space="0" w:color="E3E3E3"/>
                  </w:divBdr>
                  <w:divsChild>
                    <w:div w:id="1434207801">
                      <w:marLeft w:val="0"/>
                      <w:marRight w:val="0"/>
                      <w:marTop w:val="0"/>
                      <w:marBottom w:val="0"/>
                      <w:divBdr>
                        <w:top w:val="single" w:sz="2" w:space="0" w:color="E3E3E3"/>
                        <w:left w:val="single" w:sz="2" w:space="0" w:color="E3E3E3"/>
                        <w:bottom w:val="single" w:sz="2" w:space="0" w:color="E3E3E3"/>
                        <w:right w:val="single" w:sz="2" w:space="0" w:color="E3E3E3"/>
                      </w:divBdr>
                      <w:divsChild>
                        <w:div w:id="337343291">
                          <w:marLeft w:val="0"/>
                          <w:marRight w:val="0"/>
                          <w:marTop w:val="0"/>
                          <w:marBottom w:val="0"/>
                          <w:divBdr>
                            <w:top w:val="single" w:sz="2" w:space="0" w:color="E3E3E3"/>
                            <w:left w:val="single" w:sz="2" w:space="0" w:color="E3E3E3"/>
                            <w:bottom w:val="single" w:sz="2" w:space="0" w:color="E3E3E3"/>
                            <w:right w:val="single" w:sz="2" w:space="0" w:color="E3E3E3"/>
                          </w:divBdr>
                          <w:divsChild>
                            <w:div w:id="1589576404">
                              <w:marLeft w:val="0"/>
                              <w:marRight w:val="0"/>
                              <w:marTop w:val="0"/>
                              <w:marBottom w:val="0"/>
                              <w:divBdr>
                                <w:top w:val="single" w:sz="2" w:space="0" w:color="E3E3E3"/>
                                <w:left w:val="single" w:sz="2" w:space="0" w:color="E3E3E3"/>
                                <w:bottom w:val="single" w:sz="2" w:space="0" w:color="E3E3E3"/>
                                <w:right w:val="single" w:sz="2" w:space="0" w:color="E3E3E3"/>
                              </w:divBdr>
                              <w:divsChild>
                                <w:div w:id="1501190780">
                                  <w:marLeft w:val="0"/>
                                  <w:marRight w:val="0"/>
                                  <w:marTop w:val="0"/>
                                  <w:marBottom w:val="0"/>
                                  <w:divBdr>
                                    <w:top w:val="single" w:sz="2" w:space="0" w:color="E3E3E3"/>
                                    <w:left w:val="single" w:sz="2" w:space="0" w:color="E3E3E3"/>
                                    <w:bottom w:val="single" w:sz="2" w:space="0" w:color="E3E3E3"/>
                                    <w:right w:val="single" w:sz="2" w:space="0" w:color="E3E3E3"/>
                                  </w:divBdr>
                                  <w:divsChild>
                                    <w:div w:id="755132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38633563">
      <w:bodyDiv w:val="1"/>
      <w:marLeft w:val="0"/>
      <w:marRight w:val="0"/>
      <w:marTop w:val="0"/>
      <w:marBottom w:val="0"/>
      <w:divBdr>
        <w:top w:val="none" w:sz="0" w:space="0" w:color="auto"/>
        <w:left w:val="none" w:sz="0" w:space="0" w:color="auto"/>
        <w:bottom w:val="none" w:sz="0" w:space="0" w:color="auto"/>
        <w:right w:val="none" w:sz="0" w:space="0" w:color="auto"/>
      </w:divBdr>
    </w:div>
    <w:div w:id="1244686164">
      <w:bodyDiv w:val="1"/>
      <w:marLeft w:val="0"/>
      <w:marRight w:val="0"/>
      <w:marTop w:val="0"/>
      <w:marBottom w:val="0"/>
      <w:divBdr>
        <w:top w:val="none" w:sz="0" w:space="0" w:color="auto"/>
        <w:left w:val="none" w:sz="0" w:space="0" w:color="auto"/>
        <w:bottom w:val="none" w:sz="0" w:space="0" w:color="auto"/>
        <w:right w:val="none" w:sz="0" w:space="0" w:color="auto"/>
      </w:divBdr>
    </w:div>
    <w:div w:id="1404450869">
      <w:bodyDiv w:val="1"/>
      <w:marLeft w:val="0"/>
      <w:marRight w:val="0"/>
      <w:marTop w:val="0"/>
      <w:marBottom w:val="0"/>
      <w:divBdr>
        <w:top w:val="none" w:sz="0" w:space="0" w:color="auto"/>
        <w:left w:val="none" w:sz="0" w:space="0" w:color="auto"/>
        <w:bottom w:val="none" w:sz="0" w:space="0" w:color="auto"/>
        <w:right w:val="none" w:sz="0" w:space="0" w:color="auto"/>
      </w:divBdr>
    </w:div>
    <w:div w:id="1823815874">
      <w:bodyDiv w:val="1"/>
      <w:marLeft w:val="0"/>
      <w:marRight w:val="0"/>
      <w:marTop w:val="0"/>
      <w:marBottom w:val="0"/>
      <w:divBdr>
        <w:top w:val="none" w:sz="0" w:space="0" w:color="auto"/>
        <w:left w:val="none" w:sz="0" w:space="0" w:color="auto"/>
        <w:bottom w:val="none" w:sz="0" w:space="0" w:color="auto"/>
        <w:right w:val="none" w:sz="0" w:space="0" w:color="auto"/>
      </w:divBdr>
    </w:div>
    <w:div w:id="20193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uring.com/kb/how-to-use-the-linux-free-command" TargetMode="External"/><Relationship Id="rId21" Type="http://schemas.openxmlformats.org/officeDocument/2006/relationships/image" Target="media/image14.png"/><Relationship Id="rId34" Type="http://schemas.openxmlformats.org/officeDocument/2006/relationships/hyperlink" Target="https://www.javatpoint.com/linux-cat" TargetMode="External"/><Relationship Id="rId42" Type="http://schemas.openxmlformats.org/officeDocument/2006/relationships/hyperlink" Target="https://tldp.org/LDP/Linux-Filesystem-Hierarchy/html/proc.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n7.org/linux/man-pages/man1/mv.1.html" TargetMode="External"/><Relationship Id="rId37" Type="http://schemas.openxmlformats.org/officeDocument/2006/relationships/hyperlink" Target="https://www.guru99.com/linux-redirection.html" TargetMode="External"/><Relationship Id="rId40" Type="http://schemas.openxmlformats.org/officeDocument/2006/relationships/hyperlink" Target="https://www.redhat.com/sysadmin/linux-df-comman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piping-in-unix-or-linu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n7.org/linux/man-pages/man1/mkdir.1.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an7.org/linux/man-pages/man1/ls.1.html" TargetMode="External"/><Relationship Id="rId35" Type="http://schemas.openxmlformats.org/officeDocument/2006/relationships/hyperlink" Target="https://www.nexcess.net/help/what-is-chmod/" TargetMode="External"/><Relationship Id="rId43" Type="http://schemas.openxmlformats.org/officeDocument/2006/relationships/hyperlink" Target="https://www.baeldung.com/linux/process-state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which-command-in-linux-with-examples/" TargetMode="External"/><Relationship Id="rId38" Type="http://schemas.openxmlformats.org/officeDocument/2006/relationships/hyperlink" Target="https://en.wikipedia.org/wiki/Uname"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phoenixnap.com/kb/vmstat-comm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A9644-9C4C-49E7-ABEB-BACDBAF2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4578</TotalTime>
  <Pages>20</Pages>
  <Words>2842</Words>
  <Characters>15208</Characters>
  <Application>Microsoft Office Word</Application>
  <DocSecurity>0</DocSecurity>
  <Lines>389</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Sally Masre</dc:creator>
  <cp:keywords/>
  <dc:description/>
  <cp:lastModifiedBy>Sally Masre</cp:lastModifiedBy>
  <cp:revision>356</cp:revision>
  <cp:lastPrinted>2024-03-17T19:36:00Z</cp:lastPrinted>
  <dcterms:created xsi:type="dcterms:W3CDTF">2022-11-16T05:29:00Z</dcterms:created>
  <dcterms:modified xsi:type="dcterms:W3CDTF">2024-03-17T19:38:00Z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080ce4d9e9be3528857fcfb8f0fe551f8afa3be32e504b666c2faa85ff6ad663</vt:lpwstr>
  </property>
</Properties>
</file>